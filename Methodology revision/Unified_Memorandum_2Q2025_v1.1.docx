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Narrow" w:eastAsiaTheme="minorHAnsi" w:hAnsi="Aptos Narrow" w:cs="Calibri"/>
          <w:b/>
          <w:bCs/>
          <w:color w:val="4472C4" w:themeColor="accent1"/>
          <w:spacing w:val="-10"/>
          <w:kern w:val="28"/>
          <w:sz w:val="72"/>
          <w:szCs w:val="72"/>
        </w:rPr>
        <w:id w:val="-1352252182"/>
        <w:docPartObj>
          <w:docPartGallery w:val="Cover Pages"/>
          <w:docPartUnique/>
        </w:docPartObj>
      </w:sdtPr>
      <w:sdtEndPr>
        <w:rPr>
          <w:rFonts w:eastAsiaTheme="majorEastAsia" w:cstheme="majorBidi"/>
          <w:color w:val="071F5D"/>
        </w:rPr>
      </w:sdtEndPr>
      <w:sdtContent>
        <w:p w14:paraId="2E84C5C5" w14:textId="6D425E26" w:rsidR="003C7C34" w:rsidRPr="00167D7A" w:rsidRDefault="00D253AD" w:rsidP="00710434">
          <w:pPr>
            <w:pStyle w:val="NoSpacing"/>
            <w:spacing w:before="1540" w:after="240"/>
            <w:jc w:val="center"/>
            <w:rPr>
              <w:rFonts w:ascii="Aptos Narrow" w:hAnsi="Aptos Narrow"/>
              <w:color w:val="4472C4" w:themeColor="accent1"/>
            </w:rPr>
            <w:pPrChange w:id="0" w:author="Franco Nahuel Olivero" w:date="2025-08-29T14:01:00Z" w16du:dateUtc="2025-08-29T19:01:00Z">
              <w:pPr>
                <w:pStyle w:val="NoSpacing"/>
                <w:spacing w:before="1540" w:after="240"/>
                <w:jc w:val="both"/>
              </w:pPr>
            </w:pPrChange>
          </w:pPr>
          <w:del w:id="1" w:author="Franco Nahuel Olivero" w:date="2025-08-29T14:01:00Z" w16du:dateUtc="2025-08-29T19:01:00Z">
            <w:r w:rsidRPr="00167D7A" w:rsidDel="00710434">
              <w:rPr>
                <w:rFonts w:ascii="Aptos Narrow" w:hAnsi="Aptos Narrow"/>
                <w:noProof/>
              </w:rPr>
              <w:drawing>
                <wp:anchor distT="0" distB="0" distL="114300" distR="114300" simplePos="0" relativeHeight="251660288" behindDoc="0" locked="0" layoutInCell="1" allowOverlap="1" wp14:anchorId="3C651D2A" wp14:editId="1BD7AD79">
                  <wp:simplePos x="0" y="0"/>
                  <wp:positionH relativeFrom="margin">
                    <wp:align>center</wp:align>
                  </wp:positionH>
                  <wp:positionV relativeFrom="margin">
                    <wp:align>top</wp:align>
                  </wp:positionV>
                  <wp:extent cx="1028065" cy="1427480"/>
                  <wp:effectExtent l="0" t="0" r="635" b="1270"/>
                  <wp:wrapSquare wrapText="bothSides"/>
                  <wp:docPr id="47" name="Picture 47">
                    <a:extLst xmlns:a="http://schemas.openxmlformats.org/drawingml/2006/main">
                      <a:ext uri="{FF2B5EF4-FFF2-40B4-BE49-F238E27FC236}">
                        <a16:creationId xmlns:a16="http://schemas.microsoft.com/office/drawing/2014/main" id="{36B092DC-E952-E644-8204-E03AA08D0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6B092DC-E952-E644-8204-E03AA08D0BA1}"/>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8065" cy="1427480"/>
                          </a:xfrm>
                          <a:prstGeom prst="rect">
                            <a:avLst/>
                          </a:prstGeom>
                        </pic:spPr>
                      </pic:pic>
                    </a:graphicData>
                  </a:graphic>
                  <wp14:sizeRelH relativeFrom="margin">
                    <wp14:pctWidth>0</wp14:pctWidth>
                  </wp14:sizeRelH>
                  <wp14:sizeRelV relativeFrom="margin">
                    <wp14:pctHeight>0</wp14:pctHeight>
                  </wp14:sizeRelV>
                </wp:anchor>
              </w:drawing>
            </w:r>
          </w:del>
          <w:ins w:id="2" w:author="Franco Nahuel Olivero" w:date="2025-08-29T14:01:00Z" w16du:dateUtc="2025-08-29T19:01:00Z">
            <w:r w:rsidR="00710434">
              <w:rPr>
                <w:noProof/>
              </w:rPr>
              <w:drawing>
                <wp:inline distT="0" distB="0" distL="0" distR="0" wp14:anchorId="2622CA86" wp14:editId="1FC02DC1">
                  <wp:extent cx="1602106" cy="2733090"/>
                  <wp:effectExtent l="0" t="0" r="0" b="0"/>
                  <wp:docPr id="1149331738" name="Picture 2" descr="A blue and black triangle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1738" name="Picture 2" descr="A blue and black triangle with a triangle in the midd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4140" cy="2736559"/>
                          </a:xfrm>
                          <a:prstGeom prst="rect">
                            <a:avLst/>
                          </a:prstGeom>
                          <a:noFill/>
                          <a:ln>
                            <a:noFill/>
                          </a:ln>
                        </pic:spPr>
                      </pic:pic>
                    </a:graphicData>
                  </a:graphic>
                </wp:inline>
              </w:drawing>
            </w:r>
          </w:ins>
        </w:p>
        <w:p w14:paraId="705B398B" w14:textId="77777777" w:rsidR="003C7C34" w:rsidRPr="00167D7A" w:rsidRDefault="003C7C34" w:rsidP="00204717">
          <w:pPr>
            <w:pStyle w:val="NoSpacing"/>
            <w:spacing w:before="1540" w:after="240"/>
            <w:jc w:val="both"/>
            <w:rPr>
              <w:rFonts w:ascii="Aptos Narrow" w:hAnsi="Aptos Narrow"/>
              <w:color w:val="4472C4" w:themeColor="accent1"/>
              <w:sz w:val="60"/>
              <w:szCs w:val="60"/>
            </w:rPr>
          </w:pPr>
        </w:p>
        <w:p w14:paraId="3E78FD37" w14:textId="77777777" w:rsidR="003B6E41" w:rsidRDefault="003B6E41" w:rsidP="003B6E41">
          <w:pPr>
            <w:pStyle w:val="ARMTitle"/>
            <w:rPr>
              <w:rFonts w:ascii="Aptos Narrow" w:hAnsi="Aptos Narrow"/>
              <w:sz w:val="48"/>
              <w:szCs w:val="48"/>
            </w:rPr>
          </w:pPr>
          <w:r w:rsidRPr="003B6E41">
            <w:rPr>
              <w:rFonts w:ascii="Aptos Narrow" w:hAnsi="Aptos Narrow"/>
              <w:sz w:val="48"/>
              <w:szCs w:val="48"/>
            </w:rPr>
            <w:t>Unified – IBNP Methodology Review</w:t>
          </w:r>
        </w:p>
        <w:p w14:paraId="770E059C" w14:textId="2FF0E282" w:rsidR="00E4259D" w:rsidRPr="00167D7A" w:rsidRDefault="00E579BB" w:rsidP="003B6E41">
          <w:pPr>
            <w:pStyle w:val="ARMTitle"/>
            <w:rPr>
              <w:rFonts w:ascii="Aptos Narrow" w:hAnsi="Aptos Narrow"/>
            </w:rPr>
          </w:pPr>
          <w:r w:rsidRPr="00167D7A">
            <w:rPr>
              <w:rFonts w:ascii="Aptos Narrow" w:hAnsi="Aptos Narrow"/>
              <w:noProof/>
            </w:rPr>
            <mc:AlternateContent>
              <mc:Choice Requires="wps">
                <w:drawing>
                  <wp:anchor distT="0" distB="0" distL="114300" distR="114300" simplePos="0" relativeHeight="251662336" behindDoc="0" locked="0" layoutInCell="1" allowOverlap="1" wp14:anchorId="4637A48C" wp14:editId="3CDB68EE">
                    <wp:simplePos x="0" y="0"/>
                    <wp:positionH relativeFrom="margin">
                      <wp:align>right</wp:align>
                    </wp:positionH>
                    <wp:positionV relativeFrom="paragraph">
                      <wp:posOffset>3365500</wp:posOffset>
                    </wp:positionV>
                    <wp:extent cx="5943600" cy="16922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92275"/>
                            </a:xfrm>
                            <a:prstGeom prst="rect">
                              <a:avLst/>
                            </a:prstGeom>
                            <a:solidFill>
                              <a:schemeClr val="lt1"/>
                            </a:solidFill>
                            <a:ln w="6350">
                              <a:noFill/>
                            </a:ln>
                          </wps:spPr>
                          <wps:txbx>
                            <w:txbxContent>
                              <w:p w14:paraId="445A873C" w14:textId="6F074045" w:rsidR="000306A6" w:rsidRDefault="00443394" w:rsidP="000306A6">
                                <w:pPr>
                                  <w:jc w:val="right"/>
                                  <w:rPr>
                                    <w:rFonts w:ascii="Arial Narrow" w:hAnsi="Arial Narrow"/>
                                    <w:color w:val="808080" w:themeColor="background1" w:themeShade="80"/>
                                    <w:sz w:val="16"/>
                                    <w:szCs w:val="16"/>
                                  </w:rPr>
                                </w:pPr>
                                <w:sdt>
                                  <w:sdtPr>
                                    <w:rPr>
                                      <w:rFonts w:ascii="Arial Narrow" w:hAnsi="Arial Narrow"/>
                                      <w:color w:val="071F5D"/>
                                      <w:sz w:val="16"/>
                                      <w:szCs w:val="16"/>
                                    </w:rPr>
                                    <w:alias w:val="Company"/>
                                    <w:tag w:val=""/>
                                    <w:id w:val="1390145197"/>
                                    <w:lock w:val="sdtLocked"/>
                                    <w:dataBinding w:prefixMappings="xmlns:ns0='http://schemas.openxmlformats.org/officeDocument/2006/extended-properties' " w:xpath="/ns0:Properties[1]/ns0:Company[1]" w:storeItemID="{6668398D-A668-4E3E-A5EB-62B293D839F1}"/>
                                    <w15:color w:val="003366"/>
                                    <w:text w:multiLine="1"/>
                                  </w:sdtPr>
                                  <w:sdtEndPr/>
                                  <w:sdtContent>
                                    <w:r w:rsidR="000306A6">
                                      <w:rPr>
                                        <w:rFonts w:ascii="Arial Narrow" w:hAnsi="Arial Narrow"/>
                                        <w:color w:val="071F5D"/>
                                        <w:sz w:val="16"/>
                                        <w:szCs w:val="16"/>
                                      </w:rPr>
                                      <w:t>Actuarial Risk Management, Ltd.</w:t>
                                    </w:r>
                                    <w:r w:rsidR="000306A6">
                                      <w:rPr>
                                        <w:rFonts w:ascii="Arial Narrow" w:hAnsi="Arial Narrow"/>
                                        <w:color w:val="071F5D"/>
                                        <w:sz w:val="16"/>
                                        <w:szCs w:val="16"/>
                                      </w:rPr>
                                      <w:br/>
                                      <w:t>An Independent Member of the BDO Alliance USA Actuarial Provider to Top 30 Accounting Firms</w:t>
                                    </w:r>
                                  </w:sdtContent>
                                </w:sdt>
                              </w:p>
                              <w:p w14:paraId="6002F285" w14:textId="77777777" w:rsidR="000306A6" w:rsidRPr="00134248" w:rsidRDefault="000306A6" w:rsidP="000306A6">
                                <w:pPr>
                                  <w:rPr>
                                    <w:rFonts w:ascii="Arial Narrow" w:hAnsi="Arial Narrow"/>
                                    <w:color w:val="808080" w:themeColor="background1" w:themeShade="80"/>
                                    <w:sz w:val="16"/>
                                    <w:szCs w:val="16"/>
                                  </w:rPr>
                                </w:pPr>
                              </w:p>
                              <w:p w14:paraId="6C1EBD78" w14:textId="18CA5194" w:rsidR="000306A6" w:rsidRDefault="00443394" w:rsidP="000306A6">
                                <w:pPr>
                                  <w:jc w:val="right"/>
                                  <w:rPr>
                                    <w:rFonts w:ascii="Arial Narrow" w:hAnsi="Arial Narrow"/>
                                    <w:color w:val="808080" w:themeColor="background1" w:themeShade="80"/>
                                    <w:sz w:val="16"/>
                                    <w:szCs w:val="16"/>
                                  </w:rPr>
                                </w:pPr>
                                <w:sdt>
                                  <w:sdtPr>
                                    <w:rPr>
                                      <w:rFonts w:ascii="Arial Narrow" w:hAnsi="Arial Narrow"/>
                                      <w:color w:val="808080" w:themeColor="background1" w:themeShade="80"/>
                                      <w:sz w:val="16"/>
                                      <w:szCs w:val="16"/>
                                    </w:rPr>
                                    <w:alias w:val="Contact Info"/>
                                    <w:tag w:val=""/>
                                    <w:id w:val="-726379553"/>
                                    <w:dataBinding w:prefixMappings="xmlns:ns0='http://schemas.microsoft.com/office/2006/coverPageProps' " w:xpath="/ns0:CoverPageProperties[1]/ns0:CompanyAddress[1]" w:storeItemID="{55AF091B-3C7A-41E3-B477-F2FDAA23CFDA}"/>
                                    <w:text w:multiLine="1"/>
                                  </w:sdtPr>
                                  <w:sdtEndPr/>
                                  <w:sdtContent>
                                    <w:r w:rsidR="000306A6">
                                      <w:rPr>
                                        <w:rFonts w:ascii="Arial Narrow" w:hAnsi="Arial Narrow"/>
                                        <w:color w:val="808080" w:themeColor="background1" w:themeShade="80"/>
                                        <w:sz w:val="16"/>
                                        <w:szCs w:val="16"/>
                                      </w:rPr>
                                      <w:t xml:space="preserve">Corporate Office </w:t>
                                    </w:r>
                                    <w:r w:rsidR="000306A6">
                                      <w:rPr>
                                        <w:rFonts w:ascii="Arial Narrow" w:hAnsi="Arial Narrow"/>
                                        <w:color w:val="808080" w:themeColor="background1" w:themeShade="80"/>
                                        <w:sz w:val="16"/>
                                        <w:szCs w:val="16"/>
                                      </w:rPr>
                                      <w:br/>
                                    </w:r>
                                    <w:r w:rsidR="000306A6">
                                      <w:rPr>
                                        <w:rFonts w:ascii="Arial Narrow" w:hAnsi="Arial Narrow"/>
                                        <w:color w:val="808080" w:themeColor="background1" w:themeShade="80"/>
                                        <w:sz w:val="16"/>
                                        <w:szCs w:val="16"/>
                                      </w:rPr>
                                      <w:br/>
                                      <w:t>5914 W Courtyard Drive, Suite 190</w:t>
                                    </w:r>
                                    <w:r w:rsidR="000306A6">
                                      <w:rPr>
                                        <w:rFonts w:ascii="Arial Narrow" w:hAnsi="Arial Narrow"/>
                                        <w:color w:val="808080" w:themeColor="background1" w:themeShade="80"/>
                                        <w:sz w:val="16"/>
                                        <w:szCs w:val="16"/>
                                      </w:rPr>
                                      <w:br/>
                                      <w:t xml:space="preserve">Austin, TX 78730 </w:t>
                                    </w:r>
                                    <w:r w:rsidR="000306A6">
                                      <w:rPr>
                                        <w:rFonts w:ascii="Arial Narrow" w:hAnsi="Arial Narrow"/>
                                        <w:color w:val="808080" w:themeColor="background1" w:themeShade="80"/>
                                        <w:sz w:val="16"/>
                                        <w:szCs w:val="16"/>
                                      </w:rPr>
                                      <w:br/>
                                      <w:t>(o) 512-345-5200 (m) 763-443-4999</w:t>
                                    </w:r>
                                    <w:r w:rsidR="000306A6">
                                      <w:rPr>
                                        <w:rFonts w:ascii="Arial Narrow" w:hAnsi="Arial Narrow"/>
                                        <w:color w:val="808080" w:themeColor="background1" w:themeShade="80"/>
                                        <w:sz w:val="16"/>
                                        <w:szCs w:val="16"/>
                                      </w:rPr>
                                      <w:br/>
                                      <w:t>www.actrisk.com</w:t>
                                    </w:r>
                                  </w:sdtContent>
                                </w:sdt>
                              </w:p>
                              <w:sdt>
                                <w:sdtPr>
                                  <w:rPr>
                                    <w:rFonts w:ascii="Arial Narrow" w:eastAsiaTheme="minorHAnsi" w:hAnsi="Arial Narrow" w:cs="Calibri"/>
                                    <w:color w:val="071F5D"/>
                                    <w:sz w:val="18"/>
                                    <w:szCs w:val="18"/>
                                  </w:rPr>
                                  <w:alias w:val="Date"/>
                                  <w:tag w:val="Date"/>
                                  <w:id w:val="957841090"/>
                                  <w:placeholder>
                                    <w:docPart w:val="786270DF6D224C708F3066FF2F9316AE"/>
                                  </w:placeholder>
                                  <w:date w:fullDate="2024-08-28T00:00:00Z">
                                    <w:dateFormat w:val="MMMM d, yyyy"/>
                                    <w:lid w:val="en-US"/>
                                    <w:storeMappedDataAs w:val="dateTime"/>
                                    <w:calendar w:val="gregorian"/>
                                  </w:date>
                                </w:sdtPr>
                                <w:sdtEndPr/>
                                <w:sdtContent>
                                  <w:p w14:paraId="22D66BD9" w14:textId="7B9E12E2" w:rsidR="000306A6" w:rsidRPr="00817779" w:rsidRDefault="003B6E41" w:rsidP="0017601C">
                                    <w:pPr>
                                      <w:pStyle w:val="NoSpacing"/>
                                      <w:spacing w:before="480"/>
                                      <w:rPr>
                                        <w:rFonts w:ascii="Arial Narrow" w:eastAsiaTheme="minorHAnsi" w:hAnsi="Arial Narrow" w:cs="Calibri"/>
                                        <w:color w:val="071F5D"/>
                                        <w:sz w:val="18"/>
                                        <w:szCs w:val="18"/>
                                      </w:rPr>
                                    </w:pPr>
                                    <w:r w:rsidRPr="00861104">
                                      <w:rPr>
                                        <w:rFonts w:ascii="Arial Narrow" w:eastAsiaTheme="minorHAnsi" w:hAnsi="Arial Narrow" w:cs="Calibri"/>
                                        <w:color w:val="071F5D"/>
                                        <w:sz w:val="18"/>
                                        <w:szCs w:val="18"/>
                                      </w:rPr>
                                      <w:t>August 2</w:t>
                                    </w:r>
                                    <w:r w:rsidR="00861104" w:rsidRPr="00861104">
                                      <w:rPr>
                                        <w:rFonts w:ascii="Arial Narrow" w:eastAsiaTheme="minorHAnsi" w:hAnsi="Arial Narrow" w:cs="Calibri"/>
                                        <w:color w:val="071F5D"/>
                                        <w:sz w:val="18"/>
                                        <w:szCs w:val="18"/>
                                      </w:rPr>
                                      <w:t>8</w:t>
                                    </w:r>
                                    <w:r w:rsidR="00D943D8" w:rsidRPr="00861104">
                                      <w:rPr>
                                        <w:rFonts w:ascii="Arial Narrow" w:eastAsiaTheme="minorHAnsi" w:hAnsi="Arial Narrow" w:cs="Calibri"/>
                                        <w:color w:val="071F5D"/>
                                        <w:sz w:val="18"/>
                                        <w:szCs w:val="18"/>
                                      </w:rPr>
                                      <w:t>, 2024</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37A48C" id="_x0000_t202" coordsize="21600,21600" o:spt="202" path="m,l,21600r21600,l21600,xe">
                    <v:stroke joinstyle="miter"/>
                    <v:path gradientshapeok="t" o:connecttype="rect"/>
                  </v:shapetype>
                  <v:shape id="Text Box 1" o:spid="_x0000_s1026" type="#_x0000_t202" style="position:absolute;left:0;text-align:left;margin-left:416.8pt;margin-top:265pt;width:468pt;height:133.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" fillcolor="white [3201]" stroked="f" strokeweight=".5pt">
                    <v:textbox>
                      <w:txbxContent>
                        <w:p w14:paraId="445A873C" w14:textId="6F074045" w:rsidR="000306A6" w:rsidRDefault="00443394" w:rsidP="000306A6">
                          <w:pPr>
                            <w:jc w:val="right"/>
                            <w:rPr>
                              <w:rFonts w:ascii="Arial Narrow" w:hAnsi="Arial Narrow"/>
                              <w:color w:val="808080" w:themeColor="background1" w:themeShade="80"/>
                              <w:sz w:val="16"/>
                              <w:szCs w:val="16"/>
                            </w:rPr>
                          </w:pPr>
                          <w:sdt>
                            <w:sdtPr>
                              <w:rPr>
                                <w:rFonts w:ascii="Arial Narrow" w:hAnsi="Arial Narrow"/>
                                <w:color w:val="071F5D"/>
                                <w:sz w:val="16"/>
                                <w:szCs w:val="16"/>
                              </w:rPr>
                              <w:alias w:val="Company"/>
                              <w:tag w:val=""/>
                              <w:id w:val="1390145197"/>
                              <w:lock w:val="sdtLocked"/>
                              <w:dataBinding w:prefixMappings="xmlns:ns0='http://schemas.openxmlformats.org/officeDocument/2006/extended-properties' " w:xpath="/ns0:Properties[1]/ns0:Company[1]" w:storeItemID="{6668398D-A668-4E3E-A5EB-62B293D839F1}"/>
                              <w15:color w:val="003366"/>
                              <w:text w:multiLine="1"/>
                            </w:sdtPr>
                            <w:sdtEndPr/>
                            <w:sdtContent>
                              <w:r w:rsidR="000306A6">
                                <w:rPr>
                                  <w:rFonts w:ascii="Arial Narrow" w:hAnsi="Arial Narrow"/>
                                  <w:color w:val="071F5D"/>
                                  <w:sz w:val="16"/>
                                  <w:szCs w:val="16"/>
                                </w:rPr>
                                <w:t>Actuarial Risk Management, Ltd.</w:t>
                              </w:r>
                              <w:r w:rsidR="000306A6">
                                <w:rPr>
                                  <w:rFonts w:ascii="Arial Narrow" w:hAnsi="Arial Narrow"/>
                                  <w:color w:val="071F5D"/>
                                  <w:sz w:val="16"/>
                                  <w:szCs w:val="16"/>
                                </w:rPr>
                                <w:br/>
                                <w:t>An Independent Member of the BDO Alliance USA Actuarial Provider to Top 30 Accounting Firms</w:t>
                              </w:r>
                            </w:sdtContent>
                          </w:sdt>
                        </w:p>
                        <w:p w14:paraId="6002F285" w14:textId="77777777" w:rsidR="000306A6" w:rsidRPr="00134248" w:rsidRDefault="000306A6" w:rsidP="000306A6">
                          <w:pPr>
                            <w:rPr>
                              <w:rFonts w:ascii="Arial Narrow" w:hAnsi="Arial Narrow"/>
                              <w:color w:val="808080" w:themeColor="background1" w:themeShade="80"/>
                              <w:sz w:val="16"/>
                              <w:szCs w:val="16"/>
                            </w:rPr>
                          </w:pPr>
                        </w:p>
                        <w:p w14:paraId="6C1EBD78" w14:textId="18CA5194" w:rsidR="000306A6" w:rsidRDefault="00443394" w:rsidP="000306A6">
                          <w:pPr>
                            <w:jc w:val="right"/>
                            <w:rPr>
                              <w:rFonts w:ascii="Arial Narrow" w:hAnsi="Arial Narrow"/>
                              <w:color w:val="808080" w:themeColor="background1" w:themeShade="80"/>
                              <w:sz w:val="16"/>
                              <w:szCs w:val="16"/>
                            </w:rPr>
                          </w:pPr>
                          <w:sdt>
                            <w:sdtPr>
                              <w:rPr>
                                <w:rFonts w:ascii="Arial Narrow" w:hAnsi="Arial Narrow"/>
                                <w:color w:val="808080" w:themeColor="background1" w:themeShade="80"/>
                                <w:sz w:val="16"/>
                                <w:szCs w:val="16"/>
                              </w:rPr>
                              <w:alias w:val="Contact Info"/>
                              <w:tag w:val=""/>
                              <w:id w:val="-726379553"/>
                              <w:dataBinding w:prefixMappings="xmlns:ns0='http://schemas.microsoft.com/office/2006/coverPageProps' " w:xpath="/ns0:CoverPageProperties[1]/ns0:CompanyAddress[1]" w:storeItemID="{55AF091B-3C7A-41E3-B477-F2FDAA23CFDA}"/>
                              <w:text w:multiLine="1"/>
                            </w:sdtPr>
                            <w:sdtEndPr/>
                            <w:sdtContent>
                              <w:r w:rsidR="000306A6">
                                <w:rPr>
                                  <w:rFonts w:ascii="Arial Narrow" w:hAnsi="Arial Narrow"/>
                                  <w:color w:val="808080" w:themeColor="background1" w:themeShade="80"/>
                                  <w:sz w:val="16"/>
                                  <w:szCs w:val="16"/>
                                </w:rPr>
                                <w:t xml:space="preserve">Corporate Office </w:t>
                              </w:r>
                              <w:r w:rsidR="000306A6">
                                <w:rPr>
                                  <w:rFonts w:ascii="Arial Narrow" w:hAnsi="Arial Narrow"/>
                                  <w:color w:val="808080" w:themeColor="background1" w:themeShade="80"/>
                                  <w:sz w:val="16"/>
                                  <w:szCs w:val="16"/>
                                </w:rPr>
                                <w:br/>
                              </w:r>
                              <w:r w:rsidR="000306A6">
                                <w:rPr>
                                  <w:rFonts w:ascii="Arial Narrow" w:hAnsi="Arial Narrow"/>
                                  <w:color w:val="808080" w:themeColor="background1" w:themeShade="80"/>
                                  <w:sz w:val="16"/>
                                  <w:szCs w:val="16"/>
                                </w:rPr>
                                <w:br/>
                                <w:t>5914 W Courtyard Drive, Suite 190</w:t>
                              </w:r>
                              <w:r w:rsidR="000306A6">
                                <w:rPr>
                                  <w:rFonts w:ascii="Arial Narrow" w:hAnsi="Arial Narrow"/>
                                  <w:color w:val="808080" w:themeColor="background1" w:themeShade="80"/>
                                  <w:sz w:val="16"/>
                                  <w:szCs w:val="16"/>
                                </w:rPr>
                                <w:br/>
                                <w:t xml:space="preserve">Austin, TX 78730 </w:t>
                              </w:r>
                              <w:r w:rsidR="000306A6">
                                <w:rPr>
                                  <w:rFonts w:ascii="Arial Narrow" w:hAnsi="Arial Narrow"/>
                                  <w:color w:val="808080" w:themeColor="background1" w:themeShade="80"/>
                                  <w:sz w:val="16"/>
                                  <w:szCs w:val="16"/>
                                </w:rPr>
                                <w:br/>
                                <w:t>(o) 512-345-5200 (m) 763-443-4999</w:t>
                              </w:r>
                              <w:r w:rsidR="000306A6">
                                <w:rPr>
                                  <w:rFonts w:ascii="Arial Narrow" w:hAnsi="Arial Narrow"/>
                                  <w:color w:val="808080" w:themeColor="background1" w:themeShade="80"/>
                                  <w:sz w:val="16"/>
                                  <w:szCs w:val="16"/>
                                </w:rPr>
                                <w:br/>
                                <w:t>www.actrisk.com</w:t>
                              </w:r>
                            </w:sdtContent>
                          </w:sdt>
                        </w:p>
                        <w:sdt>
                          <w:sdtPr>
                            <w:rPr>
                              <w:rFonts w:ascii="Arial Narrow" w:eastAsiaTheme="minorHAnsi" w:hAnsi="Arial Narrow" w:cs="Calibri"/>
                              <w:color w:val="071F5D"/>
                              <w:sz w:val="18"/>
                              <w:szCs w:val="18"/>
                            </w:rPr>
                            <w:alias w:val="Date"/>
                            <w:tag w:val="Date"/>
                            <w:id w:val="957841090"/>
                            <w:placeholder>
                              <w:docPart w:val="786270DF6D224C708F3066FF2F9316AE"/>
                            </w:placeholder>
                            <w:date w:fullDate="2024-08-28T00:00:00Z">
                              <w:dateFormat w:val="MMMM d, yyyy"/>
                              <w:lid w:val="en-US"/>
                              <w:storeMappedDataAs w:val="dateTime"/>
                              <w:calendar w:val="gregorian"/>
                            </w:date>
                          </w:sdtPr>
                          <w:sdtEndPr/>
                          <w:sdtContent>
                            <w:p w14:paraId="22D66BD9" w14:textId="7B9E12E2" w:rsidR="000306A6" w:rsidRPr="00817779" w:rsidRDefault="003B6E41" w:rsidP="0017601C">
                              <w:pPr>
                                <w:pStyle w:val="NoSpacing"/>
                                <w:spacing w:before="480"/>
                                <w:rPr>
                                  <w:rFonts w:ascii="Arial Narrow" w:eastAsiaTheme="minorHAnsi" w:hAnsi="Arial Narrow" w:cs="Calibri"/>
                                  <w:color w:val="071F5D"/>
                                  <w:sz w:val="18"/>
                                  <w:szCs w:val="18"/>
                                </w:rPr>
                              </w:pPr>
                              <w:r w:rsidRPr="00861104">
                                <w:rPr>
                                  <w:rFonts w:ascii="Arial Narrow" w:eastAsiaTheme="minorHAnsi" w:hAnsi="Arial Narrow" w:cs="Calibri"/>
                                  <w:color w:val="071F5D"/>
                                  <w:sz w:val="18"/>
                                  <w:szCs w:val="18"/>
                                </w:rPr>
                                <w:t>August 2</w:t>
                              </w:r>
                              <w:r w:rsidR="00861104" w:rsidRPr="00861104">
                                <w:rPr>
                                  <w:rFonts w:ascii="Arial Narrow" w:eastAsiaTheme="minorHAnsi" w:hAnsi="Arial Narrow" w:cs="Calibri"/>
                                  <w:color w:val="071F5D"/>
                                  <w:sz w:val="18"/>
                                  <w:szCs w:val="18"/>
                                </w:rPr>
                                <w:t>8</w:t>
                              </w:r>
                              <w:r w:rsidR="00D943D8" w:rsidRPr="00861104">
                                <w:rPr>
                                  <w:rFonts w:ascii="Arial Narrow" w:eastAsiaTheme="minorHAnsi" w:hAnsi="Arial Narrow" w:cs="Calibri"/>
                                  <w:color w:val="071F5D"/>
                                  <w:sz w:val="18"/>
                                  <w:szCs w:val="18"/>
                                </w:rPr>
                                <w:t>, 2024</w:t>
                              </w:r>
                            </w:p>
                          </w:sdtContent>
                        </w:sdt>
                      </w:txbxContent>
                    </v:textbox>
                    <w10:wrap anchorx="margin"/>
                  </v:shape>
                </w:pict>
              </mc:Fallback>
            </mc:AlternateContent>
          </w:r>
          <w:sdt>
            <w:sdtPr>
              <w:rPr>
                <w:rFonts w:ascii="Aptos Narrow" w:hAnsi="Aptos Narrow"/>
                <w:sz w:val="40"/>
                <w:szCs w:val="40"/>
              </w:rPr>
              <w:alias w:val="Subtitle"/>
              <w:tag w:val=""/>
              <w:id w:val="328029620"/>
              <w:placeholder>
                <w:docPart w:val="2F5E46FA1AF94C8484A099671C1BCF5D"/>
              </w:placeholder>
              <w:dataBinding w:prefixMappings="xmlns:ns0='http://purl.org/dc/elements/1.1/' xmlns:ns1='http://schemas.openxmlformats.org/package/2006/metadata/core-properties' " w:xpath="/ns1:coreProperties[1]/ns0:subject[1]" w:storeItemID="{6C3C8BC8-F283-45AE-878A-BAB7291924A1}"/>
              <w:text/>
            </w:sdtPr>
            <w:sdtEndPr/>
            <w:sdtContent>
              <w:r w:rsidR="0061446F" w:rsidRPr="00167D7A">
                <w:rPr>
                  <w:rFonts w:ascii="Aptos Narrow" w:hAnsi="Aptos Narrow"/>
                  <w:sz w:val="40"/>
                  <w:szCs w:val="40"/>
                </w:rPr>
                <w:t xml:space="preserve">Memorandum for </w:t>
              </w:r>
              <w:r w:rsidR="003B6E41">
                <w:rPr>
                  <w:rFonts w:ascii="Aptos Narrow" w:hAnsi="Aptos Narrow"/>
                  <w:sz w:val="40"/>
                  <w:szCs w:val="40"/>
                </w:rPr>
                <w:t>June 2025</w:t>
              </w:r>
            </w:sdtContent>
          </w:sdt>
        </w:p>
      </w:sdtContent>
    </w:sdt>
    <w:bookmarkStart w:id="3" w:name="_Toc143773544" w:displacedByCustomXml="prev"/>
    <w:bookmarkStart w:id="4" w:name="_Toc143773453" w:displacedByCustomXml="prev"/>
    <w:bookmarkStart w:id="5" w:name="_Toc143773421" w:displacedByCustomXml="prev"/>
    <w:p w14:paraId="2F2386F0" w14:textId="393E2F2E" w:rsidR="00287D48" w:rsidRPr="00167D7A" w:rsidRDefault="00E4259D" w:rsidP="00287D48">
      <w:pPr>
        <w:pStyle w:val="NoSpacing"/>
        <w:jc w:val="center"/>
        <w:rPr>
          <w:rFonts w:ascii="Aptos Narrow" w:hAnsi="Aptos Narrow"/>
        </w:rPr>
      </w:pPr>
      <w:r w:rsidRPr="00167D7A">
        <w:rPr>
          <w:rFonts w:ascii="Aptos Narrow" w:hAnsi="Aptos Narrow"/>
        </w:rPr>
        <w:br w:type="page"/>
      </w:r>
      <w:bookmarkStart w:id="6" w:name="_Toc143773905"/>
      <w:bookmarkStart w:id="7" w:name="_Toc143774156"/>
      <w:bookmarkStart w:id="8" w:name="_Toc143774337"/>
    </w:p>
    <w:sdt>
      <w:sdtPr>
        <w:rPr>
          <w:rFonts w:ascii="Aptos Narrow" w:eastAsiaTheme="minorHAnsi" w:hAnsi="Aptos Narrow" w:cs="Calibri"/>
          <w:color w:val="auto"/>
          <w:sz w:val="22"/>
          <w:szCs w:val="22"/>
        </w:rPr>
        <w:id w:val="-454942929"/>
        <w:docPartObj>
          <w:docPartGallery w:val="Table of Contents"/>
          <w:docPartUnique/>
        </w:docPartObj>
      </w:sdtPr>
      <w:sdtEndPr>
        <w:rPr>
          <w:b/>
          <w:bCs/>
          <w:noProof/>
        </w:rPr>
      </w:sdtEndPr>
      <w:sdtContent>
        <w:p w14:paraId="4A1DFE64" w14:textId="3C826BE3" w:rsidR="00940511" w:rsidRPr="00167D7A" w:rsidRDefault="00940511">
          <w:pPr>
            <w:pStyle w:val="TOCHeading"/>
            <w:rPr>
              <w:rFonts w:ascii="Aptos Narrow" w:hAnsi="Aptos Narrow"/>
              <w:b/>
              <w:bCs/>
              <w:color w:val="002060"/>
            </w:rPr>
          </w:pPr>
          <w:r w:rsidRPr="00167D7A">
            <w:rPr>
              <w:rFonts w:ascii="Aptos Narrow" w:hAnsi="Aptos Narrow"/>
              <w:b/>
              <w:bCs/>
              <w:color w:val="002060"/>
            </w:rPr>
            <w:t>Contents</w:t>
          </w:r>
        </w:p>
        <w:p w14:paraId="30DB72BF" w14:textId="28D47B00" w:rsidR="00710434" w:rsidRDefault="00127010">
          <w:pPr>
            <w:pStyle w:val="TOC1"/>
            <w:tabs>
              <w:tab w:val="left" w:pos="720"/>
              <w:tab w:val="right" w:leader="dot" w:pos="9350"/>
            </w:tabs>
            <w:rPr>
              <w:ins w:id="9"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r w:rsidRPr="00167D7A">
            <w:rPr>
              <w:rFonts w:ascii="Aptos Narrow" w:hAnsi="Aptos Narrow"/>
              <w:sz w:val="22"/>
              <w:szCs w:val="22"/>
            </w:rPr>
            <w:fldChar w:fldCharType="begin"/>
          </w:r>
          <w:r w:rsidRPr="00167D7A">
            <w:rPr>
              <w:rFonts w:ascii="Aptos Narrow" w:hAnsi="Aptos Narrow"/>
              <w:sz w:val="22"/>
              <w:szCs w:val="22"/>
            </w:rPr>
            <w:instrText xml:space="preserve"> TOC \o "1-3" \h \z \u </w:instrText>
          </w:r>
          <w:r w:rsidRPr="00167D7A">
            <w:rPr>
              <w:rFonts w:ascii="Aptos Narrow" w:hAnsi="Aptos Narrow"/>
              <w:sz w:val="22"/>
              <w:szCs w:val="22"/>
            </w:rPr>
            <w:fldChar w:fldCharType="separate"/>
          </w:r>
          <w:ins w:id="10" w:author="Franco Nahuel Olivero" w:date="2025-08-29T14:01:00Z" w16du:dateUtc="2025-08-29T19:01:00Z">
            <w:r w:rsidR="00710434" w:rsidRPr="007B22D1">
              <w:rPr>
                <w:rStyle w:val="Hyperlink"/>
                <w:noProof/>
              </w:rPr>
              <w:fldChar w:fldCharType="begin"/>
            </w:r>
            <w:r w:rsidR="00710434" w:rsidRPr="007B22D1">
              <w:rPr>
                <w:rStyle w:val="Hyperlink"/>
                <w:noProof/>
              </w:rPr>
              <w:instrText xml:space="preserve"> </w:instrText>
            </w:r>
            <w:r w:rsidR="00710434">
              <w:rPr>
                <w:noProof/>
              </w:rPr>
              <w:instrText>HYPERLINK \l "_Toc207368533"</w:instrText>
            </w:r>
            <w:r w:rsidR="00710434" w:rsidRPr="007B22D1">
              <w:rPr>
                <w:rStyle w:val="Hyperlink"/>
                <w:noProof/>
              </w:rPr>
              <w:instrText xml:space="preserve"> </w:instrText>
            </w:r>
            <w:r w:rsidR="00710434" w:rsidRPr="007B22D1">
              <w:rPr>
                <w:rStyle w:val="Hyperlink"/>
                <w:noProof/>
              </w:rPr>
            </w:r>
            <w:r w:rsidR="00710434" w:rsidRPr="007B22D1">
              <w:rPr>
                <w:rStyle w:val="Hyperlink"/>
                <w:noProof/>
              </w:rPr>
              <w:fldChar w:fldCharType="separate"/>
            </w:r>
            <w:r w:rsidR="00710434" w:rsidRPr="007B22D1">
              <w:rPr>
                <w:rStyle w:val="Hyperlink"/>
                <w:rFonts w:ascii="Aptos Narrow" w:hAnsi="Aptos Narrow"/>
                <w:noProof/>
              </w:rPr>
              <w:t>1.</w:t>
            </w:r>
            <w:r w:rsidR="00710434">
              <w:rPr>
                <w:rFonts w:asciiTheme="minorHAnsi" w:eastAsiaTheme="minorEastAsia" w:hAnsiTheme="minorHAnsi" w:cstheme="minorBidi"/>
                <w:b w:val="0"/>
                <w:noProof/>
                <w:color w:val="auto"/>
                <w:kern w:val="2"/>
                <w:sz w:val="24"/>
                <w:szCs w:val="24"/>
                <w14:ligatures w14:val="standardContextual"/>
              </w:rPr>
              <w:tab/>
            </w:r>
            <w:r w:rsidR="00710434" w:rsidRPr="007B22D1">
              <w:rPr>
                <w:rStyle w:val="Hyperlink"/>
                <w:rFonts w:ascii="Aptos Narrow" w:hAnsi="Aptos Narrow"/>
                <w:noProof/>
              </w:rPr>
              <w:t>Introduction</w:t>
            </w:r>
            <w:r w:rsidR="00710434">
              <w:rPr>
                <w:noProof/>
                <w:webHidden/>
              </w:rPr>
              <w:tab/>
            </w:r>
            <w:r w:rsidR="00710434">
              <w:rPr>
                <w:noProof/>
                <w:webHidden/>
              </w:rPr>
              <w:fldChar w:fldCharType="begin"/>
            </w:r>
            <w:r w:rsidR="00710434">
              <w:rPr>
                <w:noProof/>
                <w:webHidden/>
              </w:rPr>
              <w:instrText xml:space="preserve"> PAGEREF _Toc207368533 \h </w:instrText>
            </w:r>
            <w:r w:rsidR="00710434">
              <w:rPr>
                <w:noProof/>
                <w:webHidden/>
              </w:rPr>
            </w:r>
          </w:ins>
          <w:r w:rsidR="00710434">
            <w:rPr>
              <w:noProof/>
              <w:webHidden/>
            </w:rPr>
            <w:fldChar w:fldCharType="separate"/>
          </w:r>
          <w:ins w:id="11" w:author="Franco Nahuel Olivero" w:date="2025-08-29T14:01:00Z" w16du:dateUtc="2025-08-29T19:01:00Z">
            <w:r w:rsidR="00710434">
              <w:rPr>
                <w:noProof/>
                <w:webHidden/>
              </w:rPr>
              <w:t>2</w:t>
            </w:r>
            <w:r w:rsidR="00710434">
              <w:rPr>
                <w:noProof/>
                <w:webHidden/>
              </w:rPr>
              <w:fldChar w:fldCharType="end"/>
            </w:r>
            <w:r w:rsidR="00710434" w:rsidRPr="007B22D1">
              <w:rPr>
                <w:rStyle w:val="Hyperlink"/>
                <w:noProof/>
              </w:rPr>
              <w:fldChar w:fldCharType="end"/>
            </w:r>
          </w:ins>
        </w:p>
        <w:p w14:paraId="6DCDE3F9" w14:textId="4C19C225" w:rsidR="00710434" w:rsidRDefault="00710434">
          <w:pPr>
            <w:pStyle w:val="TOC1"/>
            <w:tabs>
              <w:tab w:val="left" w:pos="720"/>
              <w:tab w:val="right" w:leader="dot" w:pos="9350"/>
            </w:tabs>
            <w:rPr>
              <w:ins w:id="12"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ins w:id="13" w:author="Franco Nahuel Olivero" w:date="2025-08-29T14:01:00Z" w16du:dateUtc="2025-08-29T19:01:00Z">
            <w:r w:rsidRPr="007B22D1">
              <w:rPr>
                <w:rStyle w:val="Hyperlink"/>
                <w:noProof/>
              </w:rPr>
              <w:fldChar w:fldCharType="begin"/>
            </w:r>
            <w:r w:rsidRPr="007B22D1">
              <w:rPr>
                <w:rStyle w:val="Hyperlink"/>
                <w:noProof/>
              </w:rPr>
              <w:instrText xml:space="preserve"> </w:instrText>
            </w:r>
            <w:r>
              <w:rPr>
                <w:noProof/>
              </w:rPr>
              <w:instrText>HYPERLINK \l "_Toc207368534"</w:instrText>
            </w:r>
            <w:r w:rsidRPr="007B22D1">
              <w:rPr>
                <w:rStyle w:val="Hyperlink"/>
                <w:noProof/>
              </w:rPr>
              <w:instrText xml:space="preserve"> </w:instrText>
            </w:r>
            <w:r w:rsidRPr="007B22D1">
              <w:rPr>
                <w:rStyle w:val="Hyperlink"/>
                <w:noProof/>
              </w:rPr>
            </w:r>
            <w:r w:rsidRPr="007B22D1">
              <w:rPr>
                <w:rStyle w:val="Hyperlink"/>
                <w:noProof/>
              </w:rPr>
              <w:fldChar w:fldCharType="separate"/>
            </w:r>
            <w:r w:rsidRPr="007B22D1">
              <w:rPr>
                <w:rStyle w:val="Hyperlink"/>
                <w:rFonts w:ascii="Aptos Narrow" w:hAnsi="Aptos Narrow"/>
                <w:noProof/>
              </w:rPr>
              <w:t>2.</w:t>
            </w:r>
            <w:r>
              <w:rPr>
                <w:rFonts w:asciiTheme="minorHAnsi" w:eastAsiaTheme="minorEastAsia" w:hAnsiTheme="minorHAnsi" w:cstheme="minorBidi"/>
                <w:b w:val="0"/>
                <w:noProof/>
                <w:color w:val="auto"/>
                <w:kern w:val="2"/>
                <w:sz w:val="24"/>
                <w:szCs w:val="24"/>
                <w14:ligatures w14:val="standardContextual"/>
              </w:rPr>
              <w:tab/>
            </w:r>
            <w:r w:rsidRPr="007B22D1">
              <w:rPr>
                <w:rStyle w:val="Hyperlink"/>
                <w:rFonts w:ascii="Aptos Narrow" w:hAnsi="Aptos Narrow"/>
                <w:noProof/>
              </w:rPr>
              <w:t>Methodology</w:t>
            </w:r>
            <w:r>
              <w:rPr>
                <w:noProof/>
                <w:webHidden/>
              </w:rPr>
              <w:tab/>
            </w:r>
            <w:r>
              <w:rPr>
                <w:noProof/>
                <w:webHidden/>
              </w:rPr>
              <w:fldChar w:fldCharType="begin"/>
            </w:r>
            <w:r>
              <w:rPr>
                <w:noProof/>
                <w:webHidden/>
              </w:rPr>
              <w:instrText xml:space="preserve"> PAGEREF _Toc207368534 \h </w:instrText>
            </w:r>
            <w:r>
              <w:rPr>
                <w:noProof/>
                <w:webHidden/>
              </w:rPr>
            </w:r>
          </w:ins>
          <w:r>
            <w:rPr>
              <w:noProof/>
              <w:webHidden/>
            </w:rPr>
            <w:fldChar w:fldCharType="separate"/>
          </w:r>
          <w:ins w:id="14" w:author="Franco Nahuel Olivero" w:date="2025-08-29T14:01:00Z" w16du:dateUtc="2025-08-29T19:01:00Z">
            <w:r>
              <w:rPr>
                <w:noProof/>
                <w:webHidden/>
              </w:rPr>
              <w:t>2</w:t>
            </w:r>
            <w:r>
              <w:rPr>
                <w:noProof/>
                <w:webHidden/>
              </w:rPr>
              <w:fldChar w:fldCharType="end"/>
            </w:r>
            <w:r w:rsidRPr="007B22D1">
              <w:rPr>
                <w:rStyle w:val="Hyperlink"/>
                <w:noProof/>
              </w:rPr>
              <w:fldChar w:fldCharType="end"/>
            </w:r>
          </w:ins>
        </w:p>
        <w:p w14:paraId="0EAFB874" w14:textId="28DB0594" w:rsidR="00710434" w:rsidRDefault="00710434">
          <w:pPr>
            <w:pStyle w:val="TOC1"/>
            <w:tabs>
              <w:tab w:val="left" w:pos="720"/>
              <w:tab w:val="right" w:leader="dot" w:pos="9350"/>
            </w:tabs>
            <w:rPr>
              <w:ins w:id="15"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ins w:id="16" w:author="Franco Nahuel Olivero" w:date="2025-08-29T14:01:00Z" w16du:dateUtc="2025-08-29T19:01:00Z">
            <w:r w:rsidRPr="007B22D1">
              <w:rPr>
                <w:rStyle w:val="Hyperlink"/>
                <w:noProof/>
              </w:rPr>
              <w:fldChar w:fldCharType="begin"/>
            </w:r>
            <w:r w:rsidRPr="007B22D1">
              <w:rPr>
                <w:rStyle w:val="Hyperlink"/>
                <w:noProof/>
              </w:rPr>
              <w:instrText xml:space="preserve"> </w:instrText>
            </w:r>
            <w:r>
              <w:rPr>
                <w:noProof/>
              </w:rPr>
              <w:instrText>HYPERLINK \l "_Toc207368535"</w:instrText>
            </w:r>
            <w:r w:rsidRPr="007B22D1">
              <w:rPr>
                <w:rStyle w:val="Hyperlink"/>
                <w:noProof/>
              </w:rPr>
              <w:instrText xml:space="preserve"> </w:instrText>
            </w:r>
            <w:r w:rsidRPr="007B22D1">
              <w:rPr>
                <w:rStyle w:val="Hyperlink"/>
                <w:noProof/>
              </w:rPr>
            </w:r>
            <w:r w:rsidRPr="007B22D1">
              <w:rPr>
                <w:rStyle w:val="Hyperlink"/>
                <w:noProof/>
              </w:rPr>
              <w:fldChar w:fldCharType="separate"/>
            </w:r>
            <w:r w:rsidRPr="007B22D1">
              <w:rPr>
                <w:rStyle w:val="Hyperlink"/>
                <w:rFonts w:ascii="Aptos Narrow" w:hAnsi="Aptos Narrow"/>
                <w:noProof/>
              </w:rPr>
              <w:t>3.</w:t>
            </w:r>
            <w:r>
              <w:rPr>
                <w:rFonts w:asciiTheme="minorHAnsi" w:eastAsiaTheme="minorEastAsia" w:hAnsiTheme="minorHAnsi" w:cstheme="minorBidi"/>
                <w:b w:val="0"/>
                <w:noProof/>
                <w:color w:val="auto"/>
                <w:kern w:val="2"/>
                <w:sz w:val="24"/>
                <w:szCs w:val="24"/>
                <w14:ligatures w14:val="standardContextual"/>
              </w:rPr>
              <w:tab/>
            </w:r>
            <w:r w:rsidRPr="007B22D1">
              <w:rPr>
                <w:rStyle w:val="Hyperlink"/>
                <w:rFonts w:ascii="Aptos Narrow" w:hAnsi="Aptos Narrow"/>
                <w:noProof/>
              </w:rPr>
              <w:t>Global results</w:t>
            </w:r>
            <w:r>
              <w:rPr>
                <w:noProof/>
                <w:webHidden/>
              </w:rPr>
              <w:tab/>
            </w:r>
            <w:r>
              <w:rPr>
                <w:noProof/>
                <w:webHidden/>
              </w:rPr>
              <w:fldChar w:fldCharType="begin"/>
            </w:r>
            <w:r>
              <w:rPr>
                <w:noProof/>
                <w:webHidden/>
              </w:rPr>
              <w:instrText xml:space="preserve"> PAGEREF _Toc207368535 \h </w:instrText>
            </w:r>
            <w:r>
              <w:rPr>
                <w:noProof/>
                <w:webHidden/>
              </w:rPr>
            </w:r>
          </w:ins>
          <w:r>
            <w:rPr>
              <w:noProof/>
              <w:webHidden/>
            </w:rPr>
            <w:fldChar w:fldCharType="separate"/>
          </w:r>
          <w:ins w:id="17" w:author="Franco Nahuel Olivero" w:date="2025-08-29T14:01:00Z" w16du:dateUtc="2025-08-29T19:01:00Z">
            <w:r>
              <w:rPr>
                <w:noProof/>
                <w:webHidden/>
              </w:rPr>
              <w:t>3</w:t>
            </w:r>
            <w:r>
              <w:rPr>
                <w:noProof/>
                <w:webHidden/>
              </w:rPr>
              <w:fldChar w:fldCharType="end"/>
            </w:r>
            <w:r w:rsidRPr="007B22D1">
              <w:rPr>
                <w:rStyle w:val="Hyperlink"/>
                <w:noProof/>
              </w:rPr>
              <w:fldChar w:fldCharType="end"/>
            </w:r>
          </w:ins>
        </w:p>
        <w:p w14:paraId="0643EA53" w14:textId="0142F687" w:rsidR="00710434" w:rsidRDefault="00710434">
          <w:pPr>
            <w:pStyle w:val="TOC1"/>
            <w:tabs>
              <w:tab w:val="left" w:pos="720"/>
              <w:tab w:val="right" w:leader="dot" w:pos="9350"/>
            </w:tabs>
            <w:rPr>
              <w:ins w:id="18"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ins w:id="19" w:author="Franco Nahuel Olivero" w:date="2025-08-29T14:01:00Z" w16du:dateUtc="2025-08-29T19:01:00Z">
            <w:r w:rsidRPr="007B22D1">
              <w:rPr>
                <w:rStyle w:val="Hyperlink"/>
                <w:noProof/>
              </w:rPr>
              <w:fldChar w:fldCharType="begin"/>
            </w:r>
            <w:r w:rsidRPr="007B22D1">
              <w:rPr>
                <w:rStyle w:val="Hyperlink"/>
                <w:noProof/>
              </w:rPr>
              <w:instrText xml:space="preserve"> </w:instrText>
            </w:r>
            <w:r>
              <w:rPr>
                <w:noProof/>
              </w:rPr>
              <w:instrText>HYPERLINK \l "_Toc207368536"</w:instrText>
            </w:r>
            <w:r w:rsidRPr="007B22D1">
              <w:rPr>
                <w:rStyle w:val="Hyperlink"/>
                <w:noProof/>
              </w:rPr>
              <w:instrText xml:space="preserve"> </w:instrText>
            </w:r>
            <w:r w:rsidRPr="007B22D1">
              <w:rPr>
                <w:rStyle w:val="Hyperlink"/>
                <w:noProof/>
              </w:rPr>
            </w:r>
            <w:r w:rsidRPr="007B22D1">
              <w:rPr>
                <w:rStyle w:val="Hyperlink"/>
                <w:noProof/>
              </w:rPr>
              <w:fldChar w:fldCharType="separate"/>
            </w:r>
            <w:r w:rsidRPr="007B22D1">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7B22D1">
              <w:rPr>
                <w:rStyle w:val="Hyperlink"/>
                <w:noProof/>
              </w:rPr>
              <w:t>Results by block</w:t>
            </w:r>
            <w:r>
              <w:rPr>
                <w:noProof/>
                <w:webHidden/>
              </w:rPr>
              <w:tab/>
            </w:r>
            <w:r>
              <w:rPr>
                <w:noProof/>
                <w:webHidden/>
              </w:rPr>
              <w:fldChar w:fldCharType="begin"/>
            </w:r>
            <w:r>
              <w:rPr>
                <w:noProof/>
                <w:webHidden/>
              </w:rPr>
              <w:instrText xml:space="preserve"> PAGEREF _Toc207368536 \h </w:instrText>
            </w:r>
            <w:r>
              <w:rPr>
                <w:noProof/>
                <w:webHidden/>
              </w:rPr>
            </w:r>
          </w:ins>
          <w:r>
            <w:rPr>
              <w:noProof/>
              <w:webHidden/>
            </w:rPr>
            <w:fldChar w:fldCharType="separate"/>
          </w:r>
          <w:ins w:id="20" w:author="Franco Nahuel Olivero" w:date="2025-08-29T14:01:00Z" w16du:dateUtc="2025-08-29T19:01:00Z">
            <w:r>
              <w:rPr>
                <w:noProof/>
                <w:webHidden/>
              </w:rPr>
              <w:t>3</w:t>
            </w:r>
            <w:r>
              <w:rPr>
                <w:noProof/>
                <w:webHidden/>
              </w:rPr>
              <w:fldChar w:fldCharType="end"/>
            </w:r>
            <w:r w:rsidRPr="007B22D1">
              <w:rPr>
                <w:rStyle w:val="Hyperlink"/>
                <w:noProof/>
              </w:rPr>
              <w:fldChar w:fldCharType="end"/>
            </w:r>
          </w:ins>
        </w:p>
        <w:p w14:paraId="76811DC2" w14:textId="75EF9478" w:rsidR="00710434" w:rsidRDefault="00710434">
          <w:pPr>
            <w:pStyle w:val="TOC1"/>
            <w:tabs>
              <w:tab w:val="left" w:pos="720"/>
              <w:tab w:val="right" w:leader="dot" w:pos="9350"/>
            </w:tabs>
            <w:rPr>
              <w:ins w:id="21"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ins w:id="22" w:author="Franco Nahuel Olivero" w:date="2025-08-29T14:01:00Z" w16du:dateUtc="2025-08-29T19:01:00Z">
            <w:r w:rsidRPr="007B22D1">
              <w:rPr>
                <w:rStyle w:val="Hyperlink"/>
                <w:noProof/>
              </w:rPr>
              <w:fldChar w:fldCharType="begin"/>
            </w:r>
            <w:r w:rsidRPr="007B22D1">
              <w:rPr>
                <w:rStyle w:val="Hyperlink"/>
                <w:noProof/>
              </w:rPr>
              <w:instrText xml:space="preserve"> </w:instrText>
            </w:r>
            <w:r>
              <w:rPr>
                <w:noProof/>
              </w:rPr>
              <w:instrText>HYPERLINK \l "_Toc207368537"</w:instrText>
            </w:r>
            <w:r w:rsidRPr="007B22D1">
              <w:rPr>
                <w:rStyle w:val="Hyperlink"/>
                <w:noProof/>
              </w:rPr>
              <w:instrText xml:space="preserve"> </w:instrText>
            </w:r>
            <w:r w:rsidRPr="007B22D1">
              <w:rPr>
                <w:rStyle w:val="Hyperlink"/>
                <w:noProof/>
              </w:rPr>
            </w:r>
            <w:r w:rsidRPr="007B22D1">
              <w:rPr>
                <w:rStyle w:val="Hyperlink"/>
                <w:noProof/>
              </w:rPr>
              <w:fldChar w:fldCharType="separate"/>
            </w:r>
            <w:r w:rsidRPr="007B22D1">
              <w:rPr>
                <w:rStyle w:val="Hyperlink"/>
                <w:rFonts w:ascii="Aptos Narrow" w:hAnsi="Aptos Narrow"/>
                <w:noProof/>
              </w:rPr>
              <w:t>5.</w:t>
            </w:r>
            <w:r>
              <w:rPr>
                <w:rFonts w:asciiTheme="minorHAnsi" w:eastAsiaTheme="minorEastAsia" w:hAnsiTheme="minorHAnsi" w:cstheme="minorBidi"/>
                <w:b w:val="0"/>
                <w:noProof/>
                <w:color w:val="auto"/>
                <w:kern w:val="2"/>
                <w:sz w:val="24"/>
                <w:szCs w:val="24"/>
                <w14:ligatures w14:val="standardContextual"/>
              </w:rPr>
              <w:tab/>
            </w:r>
            <w:r w:rsidRPr="007B22D1">
              <w:rPr>
                <w:rStyle w:val="Hyperlink"/>
                <w:rFonts w:ascii="Aptos Narrow" w:hAnsi="Aptos Narrow"/>
                <w:noProof/>
              </w:rPr>
              <w:t>Clarification on GBR and GTL IBNP Figures</w:t>
            </w:r>
            <w:r>
              <w:rPr>
                <w:noProof/>
                <w:webHidden/>
              </w:rPr>
              <w:tab/>
            </w:r>
            <w:r>
              <w:rPr>
                <w:noProof/>
                <w:webHidden/>
              </w:rPr>
              <w:fldChar w:fldCharType="begin"/>
            </w:r>
            <w:r>
              <w:rPr>
                <w:noProof/>
                <w:webHidden/>
              </w:rPr>
              <w:instrText xml:space="preserve"> PAGEREF _Toc207368537 \h </w:instrText>
            </w:r>
            <w:r>
              <w:rPr>
                <w:noProof/>
                <w:webHidden/>
              </w:rPr>
            </w:r>
          </w:ins>
          <w:r>
            <w:rPr>
              <w:noProof/>
              <w:webHidden/>
            </w:rPr>
            <w:fldChar w:fldCharType="separate"/>
          </w:r>
          <w:ins w:id="23" w:author="Franco Nahuel Olivero" w:date="2025-08-29T14:01:00Z" w16du:dateUtc="2025-08-29T19:01:00Z">
            <w:r>
              <w:rPr>
                <w:noProof/>
                <w:webHidden/>
              </w:rPr>
              <w:t>7</w:t>
            </w:r>
            <w:r>
              <w:rPr>
                <w:noProof/>
                <w:webHidden/>
              </w:rPr>
              <w:fldChar w:fldCharType="end"/>
            </w:r>
            <w:r w:rsidRPr="007B22D1">
              <w:rPr>
                <w:rStyle w:val="Hyperlink"/>
                <w:noProof/>
              </w:rPr>
              <w:fldChar w:fldCharType="end"/>
            </w:r>
          </w:ins>
        </w:p>
        <w:p w14:paraId="525F90BD" w14:textId="088A4A82" w:rsidR="00710434" w:rsidRDefault="00710434">
          <w:pPr>
            <w:pStyle w:val="TOC1"/>
            <w:tabs>
              <w:tab w:val="left" w:pos="720"/>
              <w:tab w:val="right" w:leader="dot" w:pos="9350"/>
            </w:tabs>
            <w:rPr>
              <w:ins w:id="24" w:author="Franco Nahuel Olivero" w:date="2025-08-29T14:01:00Z" w16du:dateUtc="2025-08-29T19:01:00Z"/>
              <w:rFonts w:asciiTheme="minorHAnsi" w:eastAsiaTheme="minorEastAsia" w:hAnsiTheme="minorHAnsi" w:cstheme="minorBidi"/>
              <w:b w:val="0"/>
              <w:noProof/>
              <w:color w:val="auto"/>
              <w:kern w:val="2"/>
              <w:sz w:val="24"/>
              <w:szCs w:val="24"/>
              <w14:ligatures w14:val="standardContextual"/>
            </w:rPr>
          </w:pPr>
          <w:ins w:id="25" w:author="Franco Nahuel Olivero" w:date="2025-08-29T14:01:00Z" w16du:dateUtc="2025-08-29T19:01:00Z">
            <w:r w:rsidRPr="007B22D1">
              <w:rPr>
                <w:rStyle w:val="Hyperlink"/>
                <w:noProof/>
              </w:rPr>
              <w:fldChar w:fldCharType="begin"/>
            </w:r>
            <w:r w:rsidRPr="007B22D1">
              <w:rPr>
                <w:rStyle w:val="Hyperlink"/>
                <w:noProof/>
              </w:rPr>
              <w:instrText xml:space="preserve"> </w:instrText>
            </w:r>
            <w:r>
              <w:rPr>
                <w:noProof/>
              </w:rPr>
              <w:instrText>HYPERLINK \l "_Toc207368538"</w:instrText>
            </w:r>
            <w:r w:rsidRPr="007B22D1">
              <w:rPr>
                <w:rStyle w:val="Hyperlink"/>
                <w:noProof/>
              </w:rPr>
              <w:instrText xml:space="preserve"> </w:instrText>
            </w:r>
            <w:r w:rsidRPr="007B22D1">
              <w:rPr>
                <w:rStyle w:val="Hyperlink"/>
                <w:noProof/>
              </w:rPr>
            </w:r>
            <w:r w:rsidRPr="007B22D1">
              <w:rPr>
                <w:rStyle w:val="Hyperlink"/>
                <w:noProof/>
              </w:rPr>
              <w:fldChar w:fldCharType="separate"/>
            </w:r>
            <w:r w:rsidRPr="007B22D1">
              <w:rPr>
                <w:rStyle w:val="Hyperlink"/>
                <w:rFonts w:ascii="Aptos Narrow" w:hAnsi="Aptos Narrow"/>
                <w:noProof/>
              </w:rPr>
              <w:t>6.</w:t>
            </w:r>
            <w:r>
              <w:rPr>
                <w:rFonts w:asciiTheme="minorHAnsi" w:eastAsiaTheme="minorEastAsia" w:hAnsiTheme="minorHAnsi" w:cstheme="minorBidi"/>
                <w:b w:val="0"/>
                <w:noProof/>
                <w:color w:val="auto"/>
                <w:kern w:val="2"/>
                <w:sz w:val="24"/>
                <w:szCs w:val="24"/>
                <w14:ligatures w14:val="standardContextual"/>
              </w:rPr>
              <w:tab/>
            </w:r>
            <w:r w:rsidRPr="007B22D1">
              <w:rPr>
                <w:rStyle w:val="Hyperlink"/>
                <w:rFonts w:ascii="Aptos Narrow" w:hAnsi="Aptos Narrow"/>
                <w:noProof/>
              </w:rPr>
              <w:t>Conclusions</w:t>
            </w:r>
            <w:r>
              <w:rPr>
                <w:noProof/>
                <w:webHidden/>
              </w:rPr>
              <w:tab/>
            </w:r>
            <w:r>
              <w:rPr>
                <w:noProof/>
                <w:webHidden/>
              </w:rPr>
              <w:fldChar w:fldCharType="begin"/>
            </w:r>
            <w:r>
              <w:rPr>
                <w:noProof/>
                <w:webHidden/>
              </w:rPr>
              <w:instrText xml:space="preserve"> PAGEREF _Toc207368538 \h </w:instrText>
            </w:r>
            <w:r>
              <w:rPr>
                <w:noProof/>
                <w:webHidden/>
              </w:rPr>
            </w:r>
          </w:ins>
          <w:r>
            <w:rPr>
              <w:noProof/>
              <w:webHidden/>
            </w:rPr>
            <w:fldChar w:fldCharType="separate"/>
          </w:r>
          <w:ins w:id="26" w:author="Franco Nahuel Olivero" w:date="2025-08-29T14:01:00Z" w16du:dateUtc="2025-08-29T19:01:00Z">
            <w:r>
              <w:rPr>
                <w:noProof/>
                <w:webHidden/>
              </w:rPr>
              <w:t>7</w:t>
            </w:r>
            <w:r>
              <w:rPr>
                <w:noProof/>
                <w:webHidden/>
              </w:rPr>
              <w:fldChar w:fldCharType="end"/>
            </w:r>
            <w:r w:rsidRPr="007B22D1">
              <w:rPr>
                <w:rStyle w:val="Hyperlink"/>
                <w:noProof/>
              </w:rPr>
              <w:fldChar w:fldCharType="end"/>
            </w:r>
          </w:ins>
        </w:p>
        <w:p w14:paraId="6EA0E4F5" w14:textId="374086D7" w:rsidR="00861104" w:rsidDel="00681203" w:rsidRDefault="00861104">
          <w:pPr>
            <w:pStyle w:val="TOC1"/>
            <w:tabs>
              <w:tab w:val="left" w:pos="720"/>
              <w:tab w:val="right" w:leader="dot" w:pos="9350"/>
            </w:tabs>
            <w:rPr>
              <w:del w:id="27"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28" w:author="Franco Nahuel Olivero" w:date="2025-08-29T13:53:00Z" w16du:dateUtc="2025-08-29T18:53:00Z">
            <w:r w:rsidRPr="00681203" w:rsidDel="00681203">
              <w:rPr>
                <w:rFonts w:ascii="Aptos Narrow" w:hAnsi="Aptos Narrow"/>
                <w:noProof/>
                <w:rPrChange w:id="29" w:author="Franco Nahuel Olivero" w:date="2025-08-29T13:53:00Z" w16du:dateUtc="2025-08-29T18:53:00Z">
                  <w:rPr>
                    <w:rStyle w:val="Hyperlink"/>
                    <w:rFonts w:ascii="Aptos Narrow" w:hAnsi="Aptos Narrow"/>
                    <w:noProof/>
                  </w:rPr>
                </w:rPrChange>
              </w:rPr>
              <w:delText>1.</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rFonts w:ascii="Aptos Narrow" w:hAnsi="Aptos Narrow"/>
                <w:noProof/>
                <w:rPrChange w:id="30" w:author="Franco Nahuel Olivero" w:date="2025-08-29T13:53:00Z" w16du:dateUtc="2025-08-29T18:53:00Z">
                  <w:rPr>
                    <w:rStyle w:val="Hyperlink"/>
                    <w:rFonts w:ascii="Aptos Narrow" w:hAnsi="Aptos Narrow"/>
                    <w:noProof/>
                  </w:rPr>
                </w:rPrChange>
              </w:rPr>
              <w:delText>Introduction</w:delText>
            </w:r>
            <w:r w:rsidDel="00681203">
              <w:rPr>
                <w:noProof/>
                <w:webHidden/>
              </w:rPr>
              <w:tab/>
              <w:delText>2</w:delText>
            </w:r>
          </w:del>
        </w:p>
        <w:p w14:paraId="2D7C8729" w14:textId="49100AC9" w:rsidR="00861104" w:rsidDel="00681203" w:rsidRDefault="00861104">
          <w:pPr>
            <w:pStyle w:val="TOC1"/>
            <w:tabs>
              <w:tab w:val="left" w:pos="720"/>
              <w:tab w:val="right" w:leader="dot" w:pos="9350"/>
            </w:tabs>
            <w:rPr>
              <w:del w:id="31"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32" w:author="Franco Nahuel Olivero" w:date="2025-08-29T13:53:00Z" w16du:dateUtc="2025-08-29T18:53:00Z">
            <w:r w:rsidRPr="00681203" w:rsidDel="00681203">
              <w:rPr>
                <w:rFonts w:ascii="Aptos Narrow" w:hAnsi="Aptos Narrow"/>
                <w:noProof/>
                <w:rPrChange w:id="33" w:author="Franco Nahuel Olivero" w:date="2025-08-29T13:53:00Z" w16du:dateUtc="2025-08-29T18:53:00Z">
                  <w:rPr>
                    <w:rStyle w:val="Hyperlink"/>
                    <w:rFonts w:ascii="Aptos Narrow" w:hAnsi="Aptos Narrow"/>
                    <w:noProof/>
                  </w:rPr>
                </w:rPrChange>
              </w:rPr>
              <w:delText>2.</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rFonts w:ascii="Aptos Narrow" w:hAnsi="Aptos Narrow"/>
                <w:noProof/>
                <w:rPrChange w:id="34" w:author="Franco Nahuel Olivero" w:date="2025-08-29T13:53:00Z" w16du:dateUtc="2025-08-29T18:53:00Z">
                  <w:rPr>
                    <w:rStyle w:val="Hyperlink"/>
                    <w:rFonts w:ascii="Aptos Narrow" w:hAnsi="Aptos Narrow"/>
                    <w:noProof/>
                  </w:rPr>
                </w:rPrChange>
              </w:rPr>
              <w:delText>Methodology</w:delText>
            </w:r>
            <w:r w:rsidDel="00681203">
              <w:rPr>
                <w:noProof/>
                <w:webHidden/>
              </w:rPr>
              <w:tab/>
              <w:delText>2</w:delText>
            </w:r>
          </w:del>
        </w:p>
        <w:p w14:paraId="1D5A08FD" w14:textId="14D99491" w:rsidR="00861104" w:rsidDel="00681203" w:rsidRDefault="00861104">
          <w:pPr>
            <w:pStyle w:val="TOC1"/>
            <w:tabs>
              <w:tab w:val="left" w:pos="720"/>
              <w:tab w:val="right" w:leader="dot" w:pos="9350"/>
            </w:tabs>
            <w:rPr>
              <w:del w:id="35"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36" w:author="Franco Nahuel Olivero" w:date="2025-08-29T13:53:00Z" w16du:dateUtc="2025-08-29T18:53:00Z">
            <w:r w:rsidRPr="00681203" w:rsidDel="00681203">
              <w:rPr>
                <w:rFonts w:ascii="Aptos Narrow" w:hAnsi="Aptos Narrow"/>
                <w:noProof/>
                <w:rPrChange w:id="37" w:author="Franco Nahuel Olivero" w:date="2025-08-29T13:53:00Z" w16du:dateUtc="2025-08-29T18:53:00Z">
                  <w:rPr>
                    <w:rStyle w:val="Hyperlink"/>
                    <w:rFonts w:ascii="Aptos Narrow" w:hAnsi="Aptos Narrow"/>
                    <w:noProof/>
                  </w:rPr>
                </w:rPrChange>
              </w:rPr>
              <w:delText>3.</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rFonts w:ascii="Aptos Narrow" w:hAnsi="Aptos Narrow"/>
                <w:noProof/>
                <w:rPrChange w:id="38" w:author="Franco Nahuel Olivero" w:date="2025-08-29T13:53:00Z" w16du:dateUtc="2025-08-29T18:53:00Z">
                  <w:rPr>
                    <w:rStyle w:val="Hyperlink"/>
                    <w:rFonts w:ascii="Aptos Narrow" w:hAnsi="Aptos Narrow"/>
                    <w:noProof/>
                  </w:rPr>
                </w:rPrChange>
              </w:rPr>
              <w:delText>Global results</w:delText>
            </w:r>
            <w:r w:rsidDel="00681203">
              <w:rPr>
                <w:noProof/>
                <w:webHidden/>
              </w:rPr>
              <w:tab/>
              <w:delText>3</w:delText>
            </w:r>
          </w:del>
        </w:p>
        <w:p w14:paraId="22178444" w14:textId="5DA8ED64" w:rsidR="00861104" w:rsidDel="00681203" w:rsidRDefault="00861104">
          <w:pPr>
            <w:pStyle w:val="TOC1"/>
            <w:tabs>
              <w:tab w:val="left" w:pos="720"/>
              <w:tab w:val="right" w:leader="dot" w:pos="9350"/>
            </w:tabs>
            <w:rPr>
              <w:del w:id="39"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40" w:author="Franco Nahuel Olivero" w:date="2025-08-29T13:53:00Z" w16du:dateUtc="2025-08-29T18:53:00Z">
            <w:r w:rsidRPr="00681203" w:rsidDel="00681203">
              <w:rPr>
                <w:noProof/>
                <w:rPrChange w:id="41" w:author="Franco Nahuel Olivero" w:date="2025-08-29T13:53:00Z" w16du:dateUtc="2025-08-29T18:53:00Z">
                  <w:rPr>
                    <w:rStyle w:val="Hyperlink"/>
                    <w:noProof/>
                  </w:rPr>
                </w:rPrChange>
              </w:rPr>
              <w:delText>4.</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noProof/>
                <w:rPrChange w:id="42" w:author="Franco Nahuel Olivero" w:date="2025-08-29T13:53:00Z" w16du:dateUtc="2025-08-29T18:53:00Z">
                  <w:rPr>
                    <w:rStyle w:val="Hyperlink"/>
                    <w:noProof/>
                  </w:rPr>
                </w:rPrChange>
              </w:rPr>
              <w:delText>Results by block</w:delText>
            </w:r>
            <w:r w:rsidDel="00681203">
              <w:rPr>
                <w:noProof/>
                <w:webHidden/>
              </w:rPr>
              <w:tab/>
              <w:delText>4</w:delText>
            </w:r>
          </w:del>
        </w:p>
        <w:p w14:paraId="7B39DA93" w14:textId="04DDC644" w:rsidR="00861104" w:rsidDel="00681203" w:rsidRDefault="00861104">
          <w:pPr>
            <w:pStyle w:val="TOC1"/>
            <w:tabs>
              <w:tab w:val="left" w:pos="720"/>
              <w:tab w:val="right" w:leader="dot" w:pos="9350"/>
            </w:tabs>
            <w:rPr>
              <w:del w:id="43"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44" w:author="Franco Nahuel Olivero" w:date="2025-08-29T13:53:00Z" w16du:dateUtc="2025-08-29T18:53:00Z">
            <w:r w:rsidRPr="00681203" w:rsidDel="00681203">
              <w:rPr>
                <w:rFonts w:ascii="Aptos Narrow" w:hAnsi="Aptos Narrow"/>
                <w:noProof/>
                <w:rPrChange w:id="45" w:author="Franco Nahuel Olivero" w:date="2025-08-29T13:53:00Z" w16du:dateUtc="2025-08-29T18:53:00Z">
                  <w:rPr>
                    <w:rStyle w:val="Hyperlink"/>
                    <w:rFonts w:ascii="Aptos Narrow" w:hAnsi="Aptos Narrow"/>
                    <w:noProof/>
                  </w:rPr>
                </w:rPrChange>
              </w:rPr>
              <w:delText>5.</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rFonts w:ascii="Aptos Narrow" w:hAnsi="Aptos Narrow"/>
                <w:noProof/>
                <w:rPrChange w:id="46" w:author="Franco Nahuel Olivero" w:date="2025-08-29T13:53:00Z" w16du:dateUtc="2025-08-29T18:53:00Z">
                  <w:rPr>
                    <w:rStyle w:val="Hyperlink"/>
                    <w:rFonts w:ascii="Aptos Narrow" w:hAnsi="Aptos Narrow"/>
                    <w:noProof/>
                  </w:rPr>
                </w:rPrChange>
              </w:rPr>
              <w:delText>Clarification on GBR and GTL IBNP Figures</w:delText>
            </w:r>
            <w:r w:rsidDel="00681203">
              <w:rPr>
                <w:noProof/>
                <w:webHidden/>
              </w:rPr>
              <w:tab/>
              <w:delText>8</w:delText>
            </w:r>
          </w:del>
        </w:p>
        <w:p w14:paraId="75832A3E" w14:textId="54FC42DE" w:rsidR="00861104" w:rsidDel="00681203" w:rsidRDefault="00861104">
          <w:pPr>
            <w:pStyle w:val="TOC1"/>
            <w:tabs>
              <w:tab w:val="left" w:pos="720"/>
              <w:tab w:val="right" w:leader="dot" w:pos="9350"/>
            </w:tabs>
            <w:rPr>
              <w:del w:id="47" w:author="Franco Nahuel Olivero" w:date="2025-08-29T13:53:00Z" w16du:dateUtc="2025-08-29T18:53:00Z"/>
              <w:rFonts w:asciiTheme="minorHAnsi" w:eastAsiaTheme="minorEastAsia" w:hAnsiTheme="minorHAnsi" w:cstheme="minorBidi"/>
              <w:b w:val="0"/>
              <w:noProof/>
              <w:color w:val="auto"/>
              <w:kern w:val="2"/>
              <w:sz w:val="24"/>
              <w:szCs w:val="24"/>
              <w14:ligatures w14:val="standardContextual"/>
            </w:rPr>
          </w:pPr>
          <w:del w:id="48" w:author="Franco Nahuel Olivero" w:date="2025-08-29T13:53:00Z" w16du:dateUtc="2025-08-29T18:53:00Z">
            <w:r w:rsidRPr="00681203" w:rsidDel="00681203">
              <w:rPr>
                <w:rFonts w:ascii="Aptos Narrow" w:hAnsi="Aptos Narrow"/>
                <w:noProof/>
                <w:rPrChange w:id="49" w:author="Franco Nahuel Olivero" w:date="2025-08-29T13:53:00Z" w16du:dateUtc="2025-08-29T18:53:00Z">
                  <w:rPr>
                    <w:rStyle w:val="Hyperlink"/>
                    <w:rFonts w:ascii="Aptos Narrow" w:hAnsi="Aptos Narrow"/>
                    <w:noProof/>
                  </w:rPr>
                </w:rPrChange>
              </w:rPr>
              <w:delText>6.</w:delText>
            </w:r>
            <w:r w:rsidDel="00681203">
              <w:rPr>
                <w:rFonts w:asciiTheme="minorHAnsi" w:eastAsiaTheme="minorEastAsia" w:hAnsiTheme="minorHAnsi" w:cstheme="minorBidi"/>
                <w:b w:val="0"/>
                <w:noProof/>
                <w:color w:val="auto"/>
                <w:kern w:val="2"/>
                <w:sz w:val="24"/>
                <w:szCs w:val="24"/>
                <w14:ligatures w14:val="standardContextual"/>
              </w:rPr>
              <w:tab/>
            </w:r>
            <w:r w:rsidRPr="00681203" w:rsidDel="00681203">
              <w:rPr>
                <w:rFonts w:ascii="Aptos Narrow" w:hAnsi="Aptos Narrow"/>
                <w:noProof/>
                <w:rPrChange w:id="50" w:author="Franco Nahuel Olivero" w:date="2025-08-29T13:53:00Z" w16du:dateUtc="2025-08-29T18:53:00Z">
                  <w:rPr>
                    <w:rStyle w:val="Hyperlink"/>
                    <w:rFonts w:ascii="Aptos Narrow" w:hAnsi="Aptos Narrow"/>
                    <w:noProof/>
                  </w:rPr>
                </w:rPrChange>
              </w:rPr>
              <w:delText>Conclusions</w:delText>
            </w:r>
            <w:r w:rsidDel="00681203">
              <w:rPr>
                <w:noProof/>
                <w:webHidden/>
              </w:rPr>
              <w:tab/>
              <w:delText>8</w:delText>
            </w:r>
          </w:del>
        </w:p>
        <w:p w14:paraId="7BB5133F" w14:textId="43F87BA4" w:rsidR="00940511" w:rsidRPr="00167D7A" w:rsidRDefault="00127010">
          <w:pPr>
            <w:rPr>
              <w:rFonts w:ascii="Aptos Narrow" w:hAnsi="Aptos Narrow"/>
            </w:rPr>
          </w:pPr>
          <w:r w:rsidRPr="00167D7A">
            <w:rPr>
              <w:rFonts w:ascii="Aptos Narrow" w:eastAsiaTheme="majorEastAsia" w:hAnsi="Aptos Narrow" w:cstheme="majorBidi"/>
              <w:color w:val="071F5D"/>
            </w:rPr>
            <w:fldChar w:fldCharType="end"/>
          </w:r>
        </w:p>
      </w:sdtContent>
    </w:sdt>
    <w:p w14:paraId="3B0FD4B5" w14:textId="77777777" w:rsidR="00287D48" w:rsidRPr="00167D7A" w:rsidRDefault="00287D48">
      <w:pPr>
        <w:spacing w:after="160" w:line="259" w:lineRule="auto"/>
        <w:rPr>
          <w:rFonts w:ascii="Aptos Narrow" w:eastAsiaTheme="majorEastAsia" w:hAnsi="Aptos Narrow" w:cstheme="majorBidi"/>
          <w:b/>
          <w:color w:val="071F5D"/>
        </w:rPr>
      </w:pPr>
      <w:r w:rsidRPr="00167D7A">
        <w:rPr>
          <w:rFonts w:ascii="Aptos Narrow" w:hAnsi="Aptos Narrow"/>
        </w:rPr>
        <w:br w:type="page"/>
      </w:r>
    </w:p>
    <w:p w14:paraId="0C60D5D1" w14:textId="1AC15BC9" w:rsidR="00320397" w:rsidRPr="00167D7A" w:rsidRDefault="00902D7E" w:rsidP="00605A2C">
      <w:pPr>
        <w:pStyle w:val="ARMH1"/>
        <w:rPr>
          <w:rFonts w:ascii="Aptos Narrow" w:hAnsi="Aptos Narrow"/>
        </w:rPr>
      </w:pPr>
      <w:bookmarkStart w:id="51" w:name="_Toc207368533"/>
      <w:bookmarkEnd w:id="6"/>
      <w:bookmarkEnd w:id="7"/>
      <w:bookmarkEnd w:id="8"/>
      <w:bookmarkEnd w:id="5"/>
      <w:bookmarkEnd w:id="4"/>
      <w:bookmarkEnd w:id="3"/>
      <w:r w:rsidRPr="00167D7A">
        <w:rPr>
          <w:rFonts w:ascii="Aptos Narrow" w:hAnsi="Aptos Narrow"/>
        </w:rPr>
        <w:lastRenderedPageBreak/>
        <w:t>Introduction</w:t>
      </w:r>
      <w:bookmarkEnd w:id="51"/>
    </w:p>
    <w:p w14:paraId="03673618" w14:textId="77777777" w:rsidR="002D3985" w:rsidRPr="00817779" w:rsidRDefault="002D3985" w:rsidP="00817779">
      <w:pPr>
        <w:pStyle w:val="ARMN"/>
        <w:rPr>
          <w:rFonts w:ascii="Aptos Narrow" w:hAnsi="Aptos Narrow"/>
        </w:rPr>
      </w:pPr>
    </w:p>
    <w:p w14:paraId="1DA65E45" w14:textId="77777777" w:rsidR="00011001" w:rsidRPr="00EA256E" w:rsidRDefault="00011001" w:rsidP="00EA256E">
      <w:pPr>
        <w:pStyle w:val="ARMN"/>
        <w:spacing w:line="276" w:lineRule="auto"/>
        <w:jc w:val="both"/>
        <w:rPr>
          <w:rFonts w:ascii="Aptos Narrow" w:hAnsi="Aptos Narrow"/>
          <w:sz w:val="22"/>
          <w:rPrChange w:id="52" w:author="Franco Nahuel Olivero" w:date="2025-08-29T13:34:00Z" w16du:dateUtc="2025-08-29T18:34:00Z">
            <w:rPr>
              <w:rFonts w:ascii="Aptos Narrow" w:hAnsi="Aptos Narrow"/>
            </w:rPr>
          </w:rPrChange>
        </w:rPr>
        <w:pPrChange w:id="53" w:author="Franco Nahuel Olivero" w:date="2025-08-29T13:34:00Z" w16du:dateUtc="2025-08-29T18:34:00Z">
          <w:pPr>
            <w:spacing w:line="360" w:lineRule="auto"/>
            <w:jc w:val="both"/>
          </w:pPr>
        </w:pPrChange>
      </w:pPr>
      <w:r w:rsidRPr="00EA256E">
        <w:rPr>
          <w:rFonts w:ascii="Aptos Narrow" w:hAnsi="Aptos Narrow"/>
          <w:sz w:val="22"/>
          <w:rPrChange w:id="54" w:author="Franco Nahuel Olivero" w:date="2025-08-29T13:34:00Z" w16du:dateUtc="2025-08-29T18:34:00Z">
            <w:rPr>
              <w:rFonts w:ascii="Aptos Narrow" w:hAnsi="Aptos Narrow"/>
            </w:rPr>
          </w:rPrChange>
        </w:rPr>
        <w:t xml:space="preserve">An IBNP Methodological review is a key actuarial process wherein a company reviews, validates, and refines its reserving methodologies to ensure accurate estimation of incurred but not paid claims. </w:t>
      </w:r>
    </w:p>
    <w:p w14:paraId="0AE75C15" w14:textId="7CD770EA" w:rsidR="00011001" w:rsidRPr="00EA256E" w:rsidRDefault="00011001" w:rsidP="00EA256E">
      <w:pPr>
        <w:pStyle w:val="ARMN"/>
        <w:spacing w:line="276" w:lineRule="auto"/>
        <w:jc w:val="both"/>
        <w:rPr>
          <w:rFonts w:ascii="Aptos Narrow" w:hAnsi="Aptos Narrow"/>
          <w:sz w:val="22"/>
          <w:rPrChange w:id="55" w:author="Franco Nahuel Olivero" w:date="2025-08-29T13:34:00Z" w16du:dateUtc="2025-08-29T18:34:00Z">
            <w:rPr>
              <w:rFonts w:ascii="Aptos Narrow" w:hAnsi="Aptos Narrow"/>
            </w:rPr>
          </w:rPrChange>
        </w:rPr>
        <w:pPrChange w:id="56" w:author="Franco Nahuel Olivero" w:date="2025-08-29T13:34:00Z" w16du:dateUtc="2025-08-29T18:34:00Z">
          <w:pPr>
            <w:spacing w:line="360" w:lineRule="auto"/>
            <w:jc w:val="both"/>
          </w:pPr>
        </w:pPrChange>
      </w:pPr>
      <w:r w:rsidRPr="00EA256E">
        <w:rPr>
          <w:rFonts w:ascii="Aptos Narrow" w:hAnsi="Aptos Narrow"/>
          <w:sz w:val="22"/>
          <w:rPrChange w:id="57" w:author="Franco Nahuel Olivero" w:date="2025-08-29T13:34:00Z" w16du:dateUtc="2025-08-29T18:34:00Z">
            <w:rPr>
              <w:rFonts w:ascii="Aptos Narrow" w:hAnsi="Aptos Narrow"/>
            </w:rPr>
          </w:rPrChange>
        </w:rPr>
        <w:t xml:space="preserve">The present review focuses on Health business as of June 2025, specifically assessing the impact of methodological adjustments and factor revisions. The IBNP calculations are </w:t>
      </w:r>
      <w:del w:id="58" w:author="Franco Nahuel Olivero" w:date="2025-08-29T13:05:00Z" w16du:dateUtc="2025-08-29T18:05:00Z">
        <w:r w:rsidRPr="00EA256E" w:rsidDel="0070395F">
          <w:rPr>
            <w:rFonts w:ascii="Aptos Narrow" w:hAnsi="Aptos Narrow"/>
            <w:sz w:val="22"/>
            <w:rPrChange w:id="59" w:author="Franco Nahuel Olivero" w:date="2025-08-29T13:34:00Z" w16du:dateUtc="2025-08-29T18:34:00Z">
              <w:rPr>
                <w:rFonts w:ascii="Aptos Narrow" w:hAnsi="Aptos Narrow"/>
              </w:rPr>
            </w:rPrChange>
          </w:rPr>
          <w:delText>monthly performed</w:delText>
        </w:r>
      </w:del>
      <w:ins w:id="60" w:author="Franco Nahuel Olivero" w:date="2025-08-29T13:05:00Z" w16du:dateUtc="2025-08-29T18:05:00Z">
        <w:r w:rsidR="0070395F" w:rsidRPr="00EA256E">
          <w:rPr>
            <w:rFonts w:ascii="Aptos Narrow" w:hAnsi="Aptos Narrow"/>
            <w:sz w:val="22"/>
            <w:rPrChange w:id="61" w:author="Franco Nahuel Olivero" w:date="2025-08-29T13:34:00Z" w16du:dateUtc="2025-08-29T18:34:00Z">
              <w:rPr>
                <w:rFonts w:ascii="Aptos Narrow" w:hAnsi="Aptos Narrow"/>
              </w:rPr>
            </w:rPrChange>
          </w:rPr>
          <w:t>performed monthly</w:t>
        </w:r>
      </w:ins>
      <w:r w:rsidRPr="00EA256E">
        <w:rPr>
          <w:rFonts w:ascii="Aptos Narrow" w:hAnsi="Aptos Narrow"/>
          <w:sz w:val="22"/>
          <w:rPrChange w:id="62" w:author="Franco Nahuel Olivero" w:date="2025-08-29T13:34:00Z" w16du:dateUtc="2025-08-29T18:34:00Z">
            <w:rPr>
              <w:rFonts w:ascii="Aptos Narrow" w:hAnsi="Aptos Narrow"/>
            </w:rPr>
          </w:rPrChange>
        </w:rPr>
        <w:t xml:space="preserve"> through a  Python code connected to SQL tables, ensuring consistency and automation across data sources. Complementarily, the factor review was conducted using Excel and Arius, allowing for </w:t>
      </w:r>
      <w:del w:id="63" w:author="Franco Nahuel Olivero" w:date="2025-08-29T13:10:00Z" w16du:dateUtc="2025-08-29T18:10:00Z">
        <w:r w:rsidRPr="00EA256E" w:rsidDel="00072035">
          <w:rPr>
            <w:rFonts w:ascii="Aptos Narrow" w:hAnsi="Aptos Narrow"/>
            <w:sz w:val="22"/>
            <w:rPrChange w:id="64" w:author="Franco Nahuel Olivero" w:date="2025-08-29T13:34:00Z" w16du:dateUtc="2025-08-29T18:34:00Z">
              <w:rPr>
                <w:rFonts w:ascii="Aptos Narrow" w:hAnsi="Aptos Narrow"/>
              </w:rPr>
            </w:rPrChange>
          </w:rPr>
          <w:delText>a detailed</w:delText>
        </w:r>
      </w:del>
      <w:ins w:id="65" w:author="Franco Nahuel Olivero" w:date="2025-08-29T13:10:00Z" w16du:dateUtc="2025-08-29T18:10:00Z">
        <w:r w:rsidR="00072035" w:rsidRPr="00EA256E">
          <w:rPr>
            <w:rFonts w:ascii="Aptos Narrow" w:hAnsi="Aptos Narrow"/>
            <w:sz w:val="22"/>
            <w:rPrChange w:id="66" w:author="Franco Nahuel Olivero" w:date="2025-08-29T13:34:00Z" w16du:dateUtc="2025-08-29T18:34:00Z">
              <w:rPr>
                <w:rFonts w:ascii="Aptos Narrow" w:hAnsi="Aptos Narrow"/>
              </w:rPr>
            </w:rPrChange>
          </w:rPr>
          <w:t>detailed</w:t>
        </w:r>
      </w:ins>
      <w:r w:rsidRPr="00EA256E">
        <w:rPr>
          <w:rFonts w:ascii="Aptos Narrow" w:hAnsi="Aptos Narrow"/>
          <w:sz w:val="22"/>
          <w:rPrChange w:id="67" w:author="Franco Nahuel Olivero" w:date="2025-08-29T13:34:00Z" w16du:dateUtc="2025-08-29T18:34:00Z">
            <w:rPr>
              <w:rFonts w:ascii="Aptos Narrow" w:hAnsi="Aptos Narrow"/>
            </w:rPr>
          </w:rPrChange>
        </w:rPr>
        <w:t xml:space="preserve"> validation and reconciliation of results.</w:t>
      </w:r>
      <w:r w:rsidR="00F1699E" w:rsidRPr="00EA256E">
        <w:rPr>
          <w:rFonts w:ascii="Aptos Narrow" w:hAnsi="Aptos Narrow"/>
          <w:sz w:val="22"/>
          <w:rPrChange w:id="68" w:author="Franco Nahuel Olivero" w:date="2025-08-29T13:34:00Z" w16du:dateUtc="2025-08-29T18:34:00Z">
            <w:rPr>
              <w:rFonts w:ascii="Aptos Narrow" w:hAnsi="Aptos Narrow"/>
            </w:rPr>
          </w:rPrChange>
        </w:rPr>
        <w:t xml:space="preserve"> </w:t>
      </w:r>
      <w:r w:rsidR="006C79C3" w:rsidRPr="00EA256E">
        <w:rPr>
          <w:rFonts w:ascii="Aptos Narrow" w:hAnsi="Aptos Narrow"/>
          <w:sz w:val="22"/>
          <w:rPrChange w:id="69" w:author="Franco Nahuel Olivero" w:date="2025-08-29T13:34:00Z" w16du:dateUtc="2025-08-29T18:34:00Z">
            <w:rPr>
              <w:rFonts w:ascii="Aptos Narrow" w:hAnsi="Aptos Narrow"/>
            </w:rPr>
          </w:rPrChange>
        </w:rPr>
        <w:t>This</w:t>
      </w:r>
      <w:r w:rsidRPr="00EA256E">
        <w:rPr>
          <w:rFonts w:ascii="Aptos Narrow" w:hAnsi="Aptos Narrow"/>
          <w:sz w:val="22"/>
          <w:rPrChange w:id="70" w:author="Franco Nahuel Olivero" w:date="2025-08-29T13:34:00Z" w16du:dateUtc="2025-08-29T18:34:00Z">
            <w:rPr>
              <w:rFonts w:ascii="Aptos Narrow" w:hAnsi="Aptos Narrow"/>
            </w:rPr>
          </w:rPrChange>
        </w:rPr>
        <w:t xml:space="preserve"> review covers all Health blocks, assessing both the methodology and the factors as of June 2025</w:t>
      </w:r>
      <w:ins w:id="71" w:author="Franco Nahuel Olivero" w:date="2025-08-29T13:10:00Z" w16du:dateUtc="2025-08-29T18:10:00Z">
        <w:r w:rsidR="00072035" w:rsidRPr="00EA256E">
          <w:rPr>
            <w:rFonts w:ascii="Aptos Narrow" w:hAnsi="Aptos Narrow"/>
            <w:sz w:val="22"/>
            <w:rPrChange w:id="72" w:author="Franco Nahuel Olivero" w:date="2025-08-29T13:34:00Z" w16du:dateUtc="2025-08-29T18:34:00Z">
              <w:rPr>
                <w:rFonts w:ascii="Aptos Narrow" w:hAnsi="Aptos Narrow"/>
              </w:rPr>
            </w:rPrChange>
          </w:rPr>
          <w:t>.</w:t>
        </w:r>
      </w:ins>
    </w:p>
    <w:p w14:paraId="10F8FA00" w14:textId="77777777" w:rsidR="00C51320" w:rsidRDefault="00C51320" w:rsidP="000B0033">
      <w:pPr>
        <w:spacing w:line="360" w:lineRule="auto"/>
        <w:jc w:val="both"/>
        <w:rPr>
          <w:rFonts w:ascii="Aptos Narrow" w:hAnsi="Aptos Narrow"/>
        </w:rPr>
      </w:pPr>
    </w:p>
    <w:p w14:paraId="7AAA3302" w14:textId="19A25055" w:rsidR="00C51320" w:rsidRPr="003B2B5A" w:rsidRDefault="00C51320" w:rsidP="00C51320">
      <w:pPr>
        <w:pStyle w:val="ARMH1"/>
        <w:rPr>
          <w:rFonts w:ascii="Aptos Narrow" w:hAnsi="Aptos Narrow"/>
        </w:rPr>
      </w:pPr>
      <w:bookmarkStart w:id="73" w:name="_Toc207368534"/>
      <w:r w:rsidRPr="003B2B5A">
        <w:rPr>
          <w:rFonts w:ascii="Aptos Narrow" w:hAnsi="Aptos Narrow"/>
        </w:rPr>
        <w:t>Methodology</w:t>
      </w:r>
      <w:bookmarkEnd w:id="73"/>
    </w:p>
    <w:p w14:paraId="435362BF" w14:textId="2630E677" w:rsidR="003B2B5A" w:rsidRPr="003B2B5A" w:rsidRDefault="003B2B5A" w:rsidP="00C51320">
      <w:pPr>
        <w:pStyle w:val="ARMN"/>
        <w:rPr>
          <w:rFonts w:ascii="Aptos Narrow" w:hAnsi="Aptos Narrow"/>
          <w:sz w:val="22"/>
        </w:rPr>
      </w:pPr>
    </w:p>
    <w:p w14:paraId="4F8A384A" w14:textId="5548A6BD" w:rsidR="00EA256E" w:rsidRPr="00EA256E" w:rsidRDefault="003B2B5A" w:rsidP="00EA256E">
      <w:pPr>
        <w:pStyle w:val="ARMN"/>
        <w:spacing w:line="360" w:lineRule="auto"/>
        <w:jc w:val="both"/>
        <w:rPr>
          <w:ins w:id="74" w:author="Franco Nahuel Olivero" w:date="2025-08-29T13:37:00Z" w16du:dateUtc="2025-08-29T18:37:00Z"/>
          <w:rFonts w:ascii="Aptos Narrow" w:hAnsi="Aptos Narrow"/>
          <w:b/>
          <w:bCs/>
          <w:sz w:val="22"/>
          <w:szCs w:val="20"/>
          <w:rPrChange w:id="75" w:author="Franco Nahuel Olivero" w:date="2025-08-29T13:38:00Z" w16du:dateUtc="2025-08-29T18:38:00Z">
            <w:rPr>
              <w:ins w:id="76" w:author="Franco Nahuel Olivero" w:date="2025-08-29T13:37:00Z" w16du:dateUtc="2025-08-29T18:37:00Z"/>
              <w:rFonts w:ascii="Aptos Narrow" w:hAnsi="Aptos Narrow"/>
              <w:sz w:val="22"/>
            </w:rPr>
          </w:rPrChange>
        </w:rPr>
      </w:pPr>
      <w:r w:rsidRPr="00EA256E">
        <w:rPr>
          <w:rFonts w:ascii="Aptos Narrow" w:hAnsi="Aptos Narrow"/>
          <w:b/>
          <w:bCs/>
          <w:sz w:val="22"/>
          <w:szCs w:val="20"/>
          <w:rPrChange w:id="77" w:author="Franco Nahuel Olivero" w:date="2025-08-29T13:38:00Z" w16du:dateUtc="2025-08-29T18:38:00Z">
            <w:rPr>
              <w:rFonts w:ascii="Aptos Narrow" w:hAnsi="Aptos Narrow"/>
              <w:b/>
              <w:bCs/>
            </w:rPr>
          </w:rPrChange>
        </w:rPr>
        <w:t>Completion factors and trend analysis</w:t>
      </w:r>
    </w:p>
    <w:p w14:paraId="65ED2EC1" w14:textId="4F10B8B1" w:rsidR="003B2B5A" w:rsidRPr="00EA256E" w:rsidRDefault="003B2B5A" w:rsidP="00681203">
      <w:pPr>
        <w:pStyle w:val="ARMN"/>
        <w:spacing w:line="276" w:lineRule="auto"/>
        <w:jc w:val="both"/>
        <w:rPr>
          <w:rFonts w:ascii="Aptos Narrow" w:hAnsi="Aptos Narrow"/>
          <w:b/>
          <w:bCs/>
          <w:szCs w:val="24"/>
          <w:rPrChange w:id="78" w:author="Franco Nahuel Olivero" w:date="2025-08-29T13:35:00Z" w16du:dateUtc="2025-08-29T18:35:00Z">
            <w:rPr>
              <w:rFonts w:ascii="Aptos Narrow" w:hAnsi="Aptos Narrow"/>
              <w:sz w:val="22"/>
            </w:rPr>
          </w:rPrChange>
        </w:rPr>
        <w:pPrChange w:id="79" w:author="Franco Nahuel Olivero" w:date="2025-08-29T13:51:00Z" w16du:dateUtc="2025-08-29T18:51:00Z">
          <w:pPr>
            <w:pStyle w:val="ARMN"/>
            <w:spacing w:line="360" w:lineRule="auto"/>
          </w:pPr>
        </w:pPrChange>
      </w:pPr>
      <w:del w:id="80" w:author="Franco Nahuel Olivero" w:date="2025-08-29T13:37:00Z" w16du:dateUtc="2025-08-29T18:37:00Z">
        <w:r w:rsidRPr="003B2B5A" w:rsidDel="00EA256E">
          <w:rPr>
            <w:rFonts w:ascii="Aptos Narrow" w:hAnsi="Aptos Narrow"/>
            <w:sz w:val="22"/>
          </w:rPr>
          <w:br/>
        </w:r>
      </w:del>
      <w:r w:rsidRPr="003B2B5A">
        <w:rPr>
          <w:rFonts w:ascii="Aptos Narrow" w:hAnsi="Aptos Narrow"/>
          <w:sz w:val="22"/>
        </w:rPr>
        <w:t xml:space="preserve">Since the objective of this calculation is to estimate IBNP, the development triangles used are based on paid claims. Completion factors are derived from the observed payment patterns across a 24-month grid, which summarizes the progression of monthly paid amounts. Several configurations are reviewed (e.g., Volume All, Volume 12, Volume 6, Volume 3, and their Simple variants), and the most representative pattern is selected depending on the stability and credibility of each block. </w:t>
      </w:r>
    </w:p>
    <w:p w14:paraId="606789FF" w14:textId="4BB12535" w:rsidR="00C51320" w:rsidRDefault="003B2B5A" w:rsidP="00681203">
      <w:pPr>
        <w:pStyle w:val="ARMN"/>
        <w:spacing w:line="276" w:lineRule="auto"/>
        <w:jc w:val="both"/>
        <w:rPr>
          <w:rFonts w:ascii="Aptos Narrow" w:hAnsi="Aptos Narrow"/>
          <w:sz w:val="22"/>
        </w:rPr>
        <w:pPrChange w:id="81" w:author="Franco Nahuel Olivero" w:date="2025-08-29T13:51:00Z" w16du:dateUtc="2025-08-29T18:51:00Z">
          <w:pPr>
            <w:pStyle w:val="ARMN"/>
            <w:spacing w:line="360" w:lineRule="auto"/>
          </w:pPr>
        </w:pPrChange>
      </w:pPr>
      <w:r w:rsidRPr="003B2B5A">
        <w:rPr>
          <w:rFonts w:ascii="Aptos Narrow" w:hAnsi="Aptos Narrow"/>
          <w:sz w:val="22"/>
        </w:rPr>
        <w:t>This approach allows for flexibility in capturing the underlying payment dynamics while ensuring that unusual short-term fluctuations do not distort the projections. The resulting completion factors are then applied to estimate the remaining payments for claims that have already been incurred but are not yet fully paid.</w:t>
      </w:r>
    </w:p>
    <w:p w14:paraId="2368D32E" w14:textId="77777777" w:rsidR="003B2B5A" w:rsidRDefault="003B2B5A" w:rsidP="00681203">
      <w:pPr>
        <w:pStyle w:val="ARMN"/>
        <w:spacing w:line="360" w:lineRule="auto"/>
        <w:jc w:val="both"/>
        <w:rPr>
          <w:rFonts w:ascii="Aptos Narrow" w:hAnsi="Aptos Narrow"/>
          <w:sz w:val="22"/>
        </w:rPr>
        <w:pPrChange w:id="82" w:author="Franco Nahuel Olivero" w:date="2025-08-29T13:44:00Z" w16du:dateUtc="2025-08-29T18:44:00Z">
          <w:pPr>
            <w:pStyle w:val="ARMN"/>
            <w:spacing w:line="360" w:lineRule="auto"/>
          </w:pPr>
        </w:pPrChange>
      </w:pPr>
    </w:p>
    <w:p w14:paraId="1F65E2AC" w14:textId="77777777" w:rsidR="00EA256E" w:rsidRDefault="003B2B5A" w:rsidP="00EA256E">
      <w:pPr>
        <w:pStyle w:val="ARMN"/>
        <w:spacing w:line="360" w:lineRule="auto"/>
        <w:jc w:val="both"/>
        <w:rPr>
          <w:ins w:id="83" w:author="Franco Nahuel Olivero" w:date="2025-08-29T13:39:00Z" w16du:dateUtc="2025-08-29T18:39:00Z"/>
          <w:rFonts w:ascii="Aptos Narrow" w:hAnsi="Aptos Narrow"/>
          <w:b/>
          <w:bCs/>
          <w:sz w:val="22"/>
          <w:szCs w:val="20"/>
        </w:rPr>
      </w:pPr>
      <w:r w:rsidRPr="00EA256E">
        <w:rPr>
          <w:rFonts w:ascii="Aptos Narrow" w:hAnsi="Aptos Narrow"/>
          <w:b/>
          <w:bCs/>
          <w:sz w:val="22"/>
          <w:szCs w:val="20"/>
          <w:rPrChange w:id="84" w:author="Franco Nahuel Olivero" w:date="2025-08-29T13:38:00Z" w16du:dateUtc="2025-08-29T18:38:00Z">
            <w:rPr>
              <w:rFonts w:ascii="Aptos Narrow" w:hAnsi="Aptos Narrow"/>
              <w:b/>
              <w:bCs/>
            </w:rPr>
          </w:rPrChange>
        </w:rPr>
        <w:t>Treatment of recent months</w:t>
      </w:r>
    </w:p>
    <w:p w14:paraId="1C0C01A7" w14:textId="10506D89" w:rsidR="003B2B5A" w:rsidRDefault="003B2B5A" w:rsidP="00681203">
      <w:pPr>
        <w:pStyle w:val="ARMN"/>
        <w:spacing w:line="276" w:lineRule="auto"/>
        <w:jc w:val="both"/>
        <w:rPr>
          <w:rFonts w:ascii="Aptos Narrow" w:hAnsi="Aptos Narrow"/>
          <w:sz w:val="22"/>
        </w:rPr>
        <w:pPrChange w:id="85" w:author="Franco Nahuel Olivero" w:date="2025-08-29T13:51:00Z" w16du:dateUtc="2025-08-29T18:51:00Z">
          <w:pPr>
            <w:pStyle w:val="ARMN"/>
            <w:spacing w:line="360" w:lineRule="auto"/>
          </w:pPr>
        </w:pPrChange>
      </w:pPr>
      <w:del w:id="86" w:author="Franco Nahuel Olivero" w:date="2025-08-29T13:44:00Z" w16du:dateUtc="2025-08-29T18:44:00Z">
        <w:r w:rsidRPr="003B2B5A" w:rsidDel="00681203">
          <w:rPr>
            <w:rFonts w:ascii="Aptos Narrow" w:hAnsi="Aptos Narrow"/>
            <w:sz w:val="22"/>
          </w:rPr>
          <w:br/>
        </w:r>
      </w:del>
      <w:r w:rsidRPr="003B2B5A">
        <w:rPr>
          <w:rFonts w:ascii="Aptos Narrow" w:hAnsi="Aptos Narrow"/>
          <w:sz w:val="22"/>
        </w:rPr>
        <w:t>Recognizing that the most recent three months of data are not fully credible, the methodology applies different approaches depending on the block.</w:t>
      </w:r>
    </w:p>
    <w:p w14:paraId="33A3840B" w14:textId="77777777" w:rsidR="003B2B5A" w:rsidRDefault="003B2B5A" w:rsidP="00681203">
      <w:pPr>
        <w:pStyle w:val="ARMN"/>
        <w:spacing w:line="276" w:lineRule="auto"/>
        <w:jc w:val="both"/>
        <w:rPr>
          <w:rFonts w:ascii="Aptos Narrow" w:hAnsi="Aptos Narrow"/>
          <w:sz w:val="22"/>
        </w:rPr>
        <w:pPrChange w:id="87" w:author="Franco Nahuel Olivero" w:date="2025-08-29T13:51:00Z" w16du:dateUtc="2025-08-29T18:51:00Z">
          <w:pPr>
            <w:pStyle w:val="ARMN"/>
            <w:spacing w:line="360" w:lineRule="auto"/>
          </w:pPr>
        </w:pPrChange>
      </w:pPr>
      <w:r w:rsidRPr="003B2B5A">
        <w:rPr>
          <w:rFonts w:ascii="Aptos Narrow" w:hAnsi="Aptos Narrow"/>
          <w:sz w:val="22"/>
        </w:rPr>
        <w:t xml:space="preserve">In certain blocks, the Initial Expected Loss Ratio (IELR) method is used, where reserves are estimated by applying an expected loss ratio derived from the block’s claim experience over the preceding twelve months. </w:t>
      </w:r>
    </w:p>
    <w:p w14:paraId="7D5A469B" w14:textId="3569B723" w:rsidR="003B2B5A" w:rsidRDefault="003B2B5A" w:rsidP="00681203">
      <w:pPr>
        <w:pStyle w:val="ARMN"/>
        <w:spacing w:line="276" w:lineRule="auto"/>
        <w:jc w:val="both"/>
        <w:rPr>
          <w:rFonts w:ascii="Aptos Narrow" w:hAnsi="Aptos Narrow"/>
          <w:sz w:val="22"/>
        </w:rPr>
        <w:pPrChange w:id="88" w:author="Franco Nahuel Olivero" w:date="2025-08-29T13:51:00Z" w16du:dateUtc="2025-08-29T18:51:00Z">
          <w:pPr>
            <w:pStyle w:val="ARMN"/>
            <w:spacing w:line="360" w:lineRule="auto"/>
          </w:pPr>
        </w:pPrChange>
      </w:pPr>
      <w:r w:rsidRPr="003B2B5A">
        <w:rPr>
          <w:rFonts w:ascii="Aptos Narrow" w:hAnsi="Aptos Narrow"/>
          <w:sz w:val="22"/>
        </w:rPr>
        <w:t>In other blocks, the Bornhuetter-Ferguson (BF) method is applied, combining historical development patterns with an expected loss ratio to provide a more balanced projection. This blended framework allows the model to remain stable while still reflecting block-specific characteristics, ensuring that the volatility inherent in immature months does not distort the overall reserve estimate.</w:t>
      </w:r>
    </w:p>
    <w:p w14:paraId="581B71A3" w14:textId="77777777" w:rsidR="00681203" w:rsidRDefault="00681203" w:rsidP="003B2B5A">
      <w:pPr>
        <w:pStyle w:val="ARMN"/>
        <w:spacing w:line="360" w:lineRule="auto"/>
        <w:rPr>
          <w:rFonts w:ascii="Aptos Narrow" w:hAnsi="Aptos Narrow"/>
          <w:sz w:val="22"/>
        </w:rPr>
      </w:pPr>
    </w:p>
    <w:p w14:paraId="1F888A32" w14:textId="77777777" w:rsidR="00681203" w:rsidRDefault="00BD0A07" w:rsidP="00681203">
      <w:pPr>
        <w:pStyle w:val="ARMN"/>
        <w:spacing w:line="360" w:lineRule="auto"/>
        <w:jc w:val="both"/>
        <w:rPr>
          <w:ins w:id="89" w:author="Franco Nahuel Olivero" w:date="2025-08-29T13:45:00Z" w16du:dateUtc="2025-08-29T18:45:00Z"/>
          <w:rFonts w:ascii="Aptos Narrow" w:hAnsi="Aptos Narrow"/>
          <w:b/>
          <w:bCs/>
          <w:sz w:val="22"/>
          <w:szCs w:val="20"/>
        </w:rPr>
        <w:pPrChange w:id="90" w:author="Franco Nahuel Olivero" w:date="2025-08-29T13:45:00Z" w16du:dateUtc="2025-08-29T18:45:00Z">
          <w:pPr>
            <w:pStyle w:val="ARMN"/>
            <w:spacing w:line="360" w:lineRule="auto"/>
          </w:pPr>
        </w:pPrChange>
      </w:pPr>
      <w:r w:rsidRPr="00EA256E">
        <w:rPr>
          <w:rFonts w:ascii="Aptos Narrow" w:hAnsi="Aptos Narrow"/>
          <w:b/>
          <w:bCs/>
          <w:sz w:val="22"/>
          <w:szCs w:val="20"/>
        </w:rPr>
        <w:t>Outlier identification and adjustment</w:t>
      </w:r>
    </w:p>
    <w:p w14:paraId="3F073BAD" w14:textId="0FCF7393" w:rsidR="00BD0A07" w:rsidRDefault="00BD0A07" w:rsidP="00681203">
      <w:pPr>
        <w:pStyle w:val="ARMN"/>
        <w:spacing w:line="276" w:lineRule="auto"/>
        <w:jc w:val="both"/>
        <w:rPr>
          <w:rFonts w:ascii="Aptos Narrow" w:hAnsi="Aptos Narrow"/>
          <w:sz w:val="22"/>
        </w:rPr>
        <w:pPrChange w:id="91" w:author="Franco Nahuel Olivero" w:date="2025-08-29T13:51:00Z" w16du:dateUtc="2025-08-29T18:51:00Z">
          <w:pPr>
            <w:pStyle w:val="ARMN"/>
            <w:spacing w:line="360" w:lineRule="auto"/>
          </w:pPr>
        </w:pPrChange>
      </w:pPr>
      <w:del w:id="92" w:author="Franco Nahuel Olivero" w:date="2025-08-29T13:45:00Z" w16du:dateUtc="2025-08-29T18:45:00Z">
        <w:r w:rsidRPr="00BD0A07" w:rsidDel="00681203">
          <w:rPr>
            <w:rFonts w:ascii="Aptos Narrow" w:hAnsi="Aptos Narrow"/>
            <w:sz w:val="22"/>
          </w:rPr>
          <w:br/>
        </w:r>
      </w:del>
      <w:r w:rsidRPr="00BD0A07">
        <w:rPr>
          <w:rFonts w:ascii="Aptos Narrow" w:hAnsi="Aptos Narrow"/>
          <w:sz w:val="22"/>
        </w:rPr>
        <w:t xml:space="preserve">During the process of developing completion factors, any identified outliers are carefully reviewed. Outliers are excluded from the calculation of development factors in order to avoid skewing the trend of attritional claims. Nevertheless, they are not eliminated from the overall </w:t>
      </w:r>
      <w:del w:id="93" w:author="Franco Nahuel Olivero" w:date="2025-08-29T13:08:00Z" w16du:dateUtc="2025-08-29T18:08:00Z">
        <w:r w:rsidRPr="00BD0A07" w:rsidDel="0070395F">
          <w:rPr>
            <w:rFonts w:ascii="Aptos Narrow" w:hAnsi="Aptos Narrow"/>
            <w:sz w:val="22"/>
          </w:rPr>
          <w:delText>claims</w:delText>
        </w:r>
      </w:del>
      <w:ins w:id="94" w:author="Franco Nahuel Olivero" w:date="2025-08-29T13:08:00Z" w16du:dateUtc="2025-08-29T18:08:00Z">
        <w:r w:rsidR="0070395F" w:rsidRPr="00BD0A07">
          <w:rPr>
            <w:rFonts w:ascii="Aptos Narrow" w:hAnsi="Aptos Narrow"/>
            <w:sz w:val="22"/>
          </w:rPr>
          <w:t>claims’</w:t>
        </w:r>
      </w:ins>
      <w:r w:rsidRPr="00BD0A07">
        <w:rPr>
          <w:rFonts w:ascii="Aptos Narrow" w:hAnsi="Aptos Narrow"/>
          <w:sz w:val="22"/>
        </w:rPr>
        <w:t xml:space="preserve"> dataset; they are still included when applying the final factors to ensure that the estimated reserves capture the </w:t>
      </w:r>
      <w:del w:id="95" w:author="Franco Nahuel Olivero" w:date="2025-08-29T13:12:00Z" w16du:dateUtc="2025-08-29T18:12:00Z">
        <w:r w:rsidRPr="00BD0A07" w:rsidDel="00072035">
          <w:rPr>
            <w:rFonts w:ascii="Aptos Narrow" w:hAnsi="Aptos Narrow"/>
            <w:sz w:val="22"/>
          </w:rPr>
          <w:delText>full</w:delText>
        </w:r>
      </w:del>
      <w:ins w:id="96" w:author="Franco Nahuel Olivero" w:date="2025-08-29T13:12:00Z" w16du:dateUtc="2025-08-29T18:12:00Z">
        <w:r w:rsidR="00072035" w:rsidRPr="00BD0A07">
          <w:rPr>
            <w:rFonts w:ascii="Aptos Narrow" w:hAnsi="Aptos Narrow"/>
            <w:sz w:val="22"/>
          </w:rPr>
          <w:t>fully</w:t>
        </w:r>
      </w:ins>
      <w:r w:rsidRPr="00BD0A07">
        <w:rPr>
          <w:rFonts w:ascii="Aptos Narrow" w:hAnsi="Aptos Narrow"/>
          <w:sz w:val="22"/>
        </w:rPr>
        <w:t xml:space="preserve"> expected development of the portfolio. This dual treatment ensures that the underlying development pattern remains representative, while significant individual claims are still recognized in the final results.</w:t>
      </w:r>
    </w:p>
    <w:p w14:paraId="083A07B4" w14:textId="77777777" w:rsidR="00BD0A07" w:rsidRDefault="00BD0A07" w:rsidP="003B2B5A">
      <w:pPr>
        <w:pStyle w:val="ARMN"/>
        <w:spacing w:line="360" w:lineRule="auto"/>
        <w:rPr>
          <w:rFonts w:ascii="Aptos Narrow" w:hAnsi="Aptos Narrow"/>
          <w:sz w:val="22"/>
        </w:rPr>
      </w:pPr>
    </w:p>
    <w:p w14:paraId="7CFFB6CC" w14:textId="77777777" w:rsidR="00681203" w:rsidRDefault="00BD0A07" w:rsidP="00681203">
      <w:pPr>
        <w:pStyle w:val="ARMN"/>
        <w:spacing w:line="360" w:lineRule="auto"/>
        <w:jc w:val="both"/>
        <w:rPr>
          <w:ins w:id="97" w:author="Franco Nahuel Olivero" w:date="2025-08-29T13:45:00Z" w16du:dateUtc="2025-08-29T18:45:00Z"/>
          <w:rFonts w:ascii="Aptos Narrow" w:hAnsi="Aptos Narrow"/>
          <w:b/>
          <w:bCs/>
          <w:sz w:val="22"/>
          <w:szCs w:val="20"/>
        </w:rPr>
        <w:pPrChange w:id="98" w:author="Franco Nahuel Olivero" w:date="2025-08-29T13:46:00Z" w16du:dateUtc="2025-08-29T18:46:00Z">
          <w:pPr>
            <w:pStyle w:val="ARMN"/>
            <w:spacing w:line="360" w:lineRule="auto"/>
          </w:pPr>
        </w:pPrChange>
      </w:pPr>
      <w:r w:rsidRPr="00EA256E">
        <w:rPr>
          <w:rFonts w:ascii="Aptos Narrow" w:hAnsi="Aptos Narrow"/>
          <w:b/>
          <w:bCs/>
          <w:sz w:val="22"/>
          <w:szCs w:val="20"/>
        </w:rPr>
        <w:t>Reserve-to-Reserve comparison and threshold testing</w:t>
      </w:r>
    </w:p>
    <w:p w14:paraId="5C4D201E" w14:textId="5CEC00DD" w:rsidR="00BD0A07" w:rsidRPr="00681203" w:rsidRDefault="00BD0A07" w:rsidP="00681203">
      <w:pPr>
        <w:pStyle w:val="ARMN"/>
        <w:spacing w:line="276" w:lineRule="auto"/>
        <w:jc w:val="both"/>
        <w:rPr>
          <w:rFonts w:ascii="Aptos Narrow" w:hAnsi="Aptos Narrow"/>
          <w:b/>
          <w:bCs/>
          <w:sz w:val="22"/>
          <w:szCs w:val="20"/>
          <w:rPrChange w:id="99" w:author="Franco Nahuel Olivero" w:date="2025-08-29T13:45:00Z" w16du:dateUtc="2025-08-29T18:45:00Z">
            <w:rPr>
              <w:rFonts w:ascii="Aptos Narrow" w:hAnsi="Aptos Narrow"/>
              <w:sz w:val="22"/>
            </w:rPr>
          </w:rPrChange>
        </w:rPr>
        <w:pPrChange w:id="100" w:author="Franco Nahuel Olivero" w:date="2025-08-29T13:51:00Z" w16du:dateUtc="2025-08-29T18:51:00Z">
          <w:pPr>
            <w:pStyle w:val="ARMN"/>
            <w:spacing w:line="360" w:lineRule="auto"/>
          </w:pPr>
        </w:pPrChange>
      </w:pPr>
      <w:del w:id="101" w:author="Franco Nahuel Olivero" w:date="2025-08-29T13:46:00Z" w16du:dateUtc="2025-08-29T18:46:00Z">
        <w:r w:rsidRPr="00BD0A07" w:rsidDel="00681203">
          <w:rPr>
            <w:rFonts w:ascii="Aptos Narrow" w:hAnsi="Aptos Narrow"/>
            <w:sz w:val="22"/>
          </w:rPr>
          <w:br/>
        </w:r>
      </w:del>
      <w:r w:rsidRPr="00BD0A07">
        <w:rPr>
          <w:rFonts w:ascii="Aptos Narrow" w:hAnsi="Aptos Narrow"/>
          <w:sz w:val="22"/>
        </w:rPr>
        <w:t>In addition to comparing completed ratios to historical experience, the methodology also benchmarks the newly calculated reserves against the previous quarter’s results. A threshold of 25% is set as a guideline: any block where the reserve changes by more than 25% compared to the prior quarter undergoes further review. This does not represent a strict cut-off; rather, it serves as a trigger for a deeper analysis, recognizing that different blocks may naturally exhibit greater variability due to claim type or reporting lags. By incorporating this step, the methodology balances responsiveness to real changes with caution against unexplained volatility.</w:t>
      </w:r>
    </w:p>
    <w:p w14:paraId="48363F8A" w14:textId="77777777" w:rsidR="00BD0A07" w:rsidRDefault="00BD0A07" w:rsidP="003B2B5A">
      <w:pPr>
        <w:pStyle w:val="ARMN"/>
        <w:spacing w:line="360" w:lineRule="auto"/>
        <w:rPr>
          <w:rFonts w:ascii="Aptos Narrow" w:hAnsi="Aptos Narrow"/>
          <w:sz w:val="22"/>
        </w:rPr>
      </w:pPr>
    </w:p>
    <w:p w14:paraId="4481D3AC" w14:textId="77777777" w:rsidR="00681203" w:rsidRDefault="00BD0A07" w:rsidP="00681203">
      <w:pPr>
        <w:pStyle w:val="ARMN"/>
        <w:spacing w:line="360" w:lineRule="auto"/>
        <w:jc w:val="both"/>
        <w:rPr>
          <w:ins w:id="102" w:author="Franco Nahuel Olivero" w:date="2025-08-29T13:46:00Z" w16du:dateUtc="2025-08-29T18:46:00Z"/>
          <w:rFonts w:ascii="Aptos Narrow" w:hAnsi="Aptos Narrow"/>
          <w:sz w:val="22"/>
        </w:rPr>
        <w:pPrChange w:id="103" w:author="Franco Nahuel Olivero" w:date="2025-08-29T13:46:00Z" w16du:dateUtc="2025-08-29T18:46:00Z">
          <w:pPr>
            <w:pStyle w:val="ARMN"/>
            <w:spacing w:line="360" w:lineRule="auto"/>
          </w:pPr>
        </w:pPrChange>
      </w:pPr>
      <w:r w:rsidRPr="00BD0A07">
        <w:rPr>
          <w:rFonts w:ascii="Aptos Narrow" w:hAnsi="Aptos Narrow"/>
          <w:b/>
          <w:bCs/>
          <w:sz w:val="22"/>
        </w:rPr>
        <w:t xml:space="preserve">Conservatism and </w:t>
      </w:r>
      <w:r>
        <w:rPr>
          <w:rFonts w:ascii="Aptos Narrow" w:hAnsi="Aptos Narrow"/>
          <w:b/>
          <w:bCs/>
          <w:sz w:val="22"/>
        </w:rPr>
        <w:t>f</w:t>
      </w:r>
      <w:r w:rsidRPr="00BD0A07">
        <w:rPr>
          <w:rFonts w:ascii="Aptos Narrow" w:hAnsi="Aptos Narrow"/>
          <w:b/>
          <w:bCs/>
          <w:sz w:val="22"/>
        </w:rPr>
        <w:t xml:space="preserve">inal </w:t>
      </w:r>
      <w:r>
        <w:rPr>
          <w:rFonts w:ascii="Aptos Narrow" w:hAnsi="Aptos Narrow"/>
          <w:b/>
          <w:bCs/>
          <w:sz w:val="22"/>
        </w:rPr>
        <w:t>a</w:t>
      </w:r>
      <w:r w:rsidRPr="00BD0A07">
        <w:rPr>
          <w:rFonts w:ascii="Aptos Narrow" w:hAnsi="Aptos Narrow"/>
          <w:b/>
          <w:bCs/>
          <w:sz w:val="22"/>
        </w:rPr>
        <w:t>djustments</w:t>
      </w:r>
      <w:del w:id="104" w:author="Franco Nahuel Olivero" w:date="2025-08-29T13:46:00Z" w16du:dateUtc="2025-08-29T18:46:00Z">
        <w:r w:rsidRPr="00BD0A07" w:rsidDel="00681203">
          <w:rPr>
            <w:rFonts w:ascii="Aptos Narrow" w:hAnsi="Aptos Narrow"/>
            <w:sz w:val="22"/>
          </w:rPr>
          <w:br/>
        </w:r>
      </w:del>
    </w:p>
    <w:p w14:paraId="51B4F08E" w14:textId="0B1BCC85" w:rsidR="00BD0A07" w:rsidRPr="003B2B5A" w:rsidRDefault="00BD0A07" w:rsidP="00681203">
      <w:pPr>
        <w:pStyle w:val="ARMN"/>
        <w:spacing w:line="276" w:lineRule="auto"/>
        <w:jc w:val="both"/>
        <w:rPr>
          <w:rFonts w:ascii="Aptos Narrow" w:hAnsi="Aptos Narrow"/>
          <w:sz w:val="22"/>
        </w:rPr>
        <w:pPrChange w:id="105" w:author="Franco Nahuel Olivero" w:date="2025-08-29T13:51:00Z" w16du:dateUtc="2025-08-29T18:51:00Z">
          <w:pPr>
            <w:pStyle w:val="ARMN"/>
            <w:spacing w:line="360" w:lineRule="auto"/>
          </w:pPr>
        </w:pPrChange>
      </w:pPr>
      <w:r w:rsidRPr="00BD0A07">
        <w:rPr>
          <w:rFonts w:ascii="Aptos Narrow" w:hAnsi="Aptos Narrow"/>
          <w:sz w:val="22"/>
        </w:rPr>
        <w:t>Finally, a margin for conservatism is incorporated into the final reported reserve. A 7.5% margin is added to the reserve estimate in order to account for model uncertainty, reporting delays, and potential shifts in development patterns. This explicit margin ensures that the IBNP reserve not only reflects observed experience but also prudently provides for the inherent uncertainty in projecting future claim development.</w:t>
      </w:r>
    </w:p>
    <w:p w14:paraId="2775D415" w14:textId="77777777" w:rsidR="001846DC" w:rsidRDefault="001846DC" w:rsidP="004D1123">
      <w:pPr>
        <w:jc w:val="both"/>
        <w:rPr>
          <w:rFonts w:ascii="Aptos Narrow" w:hAnsi="Aptos Narrow"/>
        </w:rPr>
      </w:pPr>
    </w:p>
    <w:p w14:paraId="5288FD36" w14:textId="41556A4D" w:rsidR="004D1123" w:rsidRPr="00BC2A7F" w:rsidRDefault="004D1123" w:rsidP="004D1123">
      <w:pPr>
        <w:pStyle w:val="ARMH1"/>
        <w:rPr>
          <w:rFonts w:ascii="Aptos Narrow" w:hAnsi="Aptos Narrow"/>
        </w:rPr>
      </w:pPr>
      <w:bookmarkStart w:id="106" w:name="_Toc207368535"/>
      <w:r w:rsidRPr="00BC2A7F">
        <w:rPr>
          <w:rFonts w:ascii="Aptos Narrow" w:hAnsi="Aptos Narrow"/>
        </w:rPr>
        <w:t>Global results</w:t>
      </w:r>
      <w:bookmarkEnd w:id="106"/>
    </w:p>
    <w:p w14:paraId="520CDD0C" w14:textId="77777777" w:rsidR="004D1123" w:rsidRPr="00167D7A" w:rsidRDefault="004D1123" w:rsidP="004D1123">
      <w:pPr>
        <w:jc w:val="both"/>
        <w:rPr>
          <w:rFonts w:ascii="Aptos Narrow" w:hAnsi="Aptos Narrow"/>
        </w:rPr>
      </w:pPr>
    </w:p>
    <w:p w14:paraId="77B44D49" w14:textId="6F66F963" w:rsidR="004D1123" w:rsidRDefault="004D1123" w:rsidP="004D1123">
      <w:pPr>
        <w:spacing w:line="276" w:lineRule="auto"/>
        <w:jc w:val="both"/>
        <w:rPr>
          <w:rFonts w:ascii="Aptos Narrow" w:hAnsi="Aptos Narrow"/>
        </w:rPr>
      </w:pPr>
      <w:r w:rsidRPr="004D1123">
        <w:rPr>
          <w:rFonts w:ascii="Aptos Narrow" w:hAnsi="Aptos Narrow"/>
        </w:rPr>
        <w:lastRenderedPageBreak/>
        <w:t xml:space="preserve">At the aggregate level, the IBNP reserve as of June 2025 increased from </w:t>
      </w:r>
      <w:r w:rsidR="001636CF">
        <w:rPr>
          <w:rFonts w:ascii="Aptos Narrow" w:hAnsi="Aptos Narrow"/>
          <w:b/>
          <w:bCs/>
        </w:rPr>
        <w:t>926,872</w:t>
      </w:r>
      <w:r w:rsidRPr="004D1123">
        <w:rPr>
          <w:rFonts w:ascii="Aptos Narrow" w:hAnsi="Aptos Narrow"/>
        </w:rPr>
        <w:t xml:space="preserve"> to </w:t>
      </w:r>
      <w:r w:rsidR="001636CF">
        <w:rPr>
          <w:rFonts w:ascii="Aptos Narrow" w:hAnsi="Aptos Narrow"/>
          <w:b/>
          <w:bCs/>
        </w:rPr>
        <w:t>973,400</w:t>
      </w:r>
      <w:r w:rsidRPr="004D1123">
        <w:rPr>
          <w:rFonts w:ascii="Aptos Narrow" w:hAnsi="Aptos Narrow"/>
        </w:rPr>
        <w:t xml:space="preserve"> (with the revised methodology), representing an increase of </w:t>
      </w:r>
      <w:r w:rsidR="001636CF">
        <w:rPr>
          <w:rFonts w:ascii="Aptos Narrow" w:hAnsi="Aptos Narrow"/>
          <w:b/>
          <w:bCs/>
        </w:rPr>
        <w:t xml:space="preserve">46,528 </w:t>
      </w:r>
      <w:r w:rsidRPr="004D1123">
        <w:rPr>
          <w:rFonts w:ascii="Aptos Narrow" w:hAnsi="Aptos Narrow"/>
        </w:rPr>
        <w:t xml:space="preserve">or approximately </w:t>
      </w:r>
      <w:r w:rsidR="001636CF">
        <w:rPr>
          <w:rFonts w:ascii="Aptos Narrow" w:hAnsi="Aptos Narrow"/>
          <w:b/>
          <w:bCs/>
        </w:rPr>
        <w:t>5</w:t>
      </w:r>
      <w:r w:rsidRPr="004D1123">
        <w:rPr>
          <w:rFonts w:ascii="Aptos Narrow" w:hAnsi="Aptos Narrow"/>
          <w:b/>
          <w:bCs/>
        </w:rPr>
        <w:t>%</w:t>
      </w:r>
      <w:r w:rsidRPr="004D1123">
        <w:rPr>
          <w:rFonts w:ascii="Aptos Narrow" w:hAnsi="Aptos Narrow"/>
        </w:rPr>
        <w:t>. This change reflects both updated development factors and methodological adjustments applied across different blocks.</w:t>
      </w:r>
    </w:p>
    <w:p w14:paraId="40B2BABD" w14:textId="77777777" w:rsidR="004D1123" w:rsidRPr="004D1123" w:rsidDel="00681203" w:rsidRDefault="004D1123" w:rsidP="004D1123">
      <w:pPr>
        <w:spacing w:line="276" w:lineRule="auto"/>
        <w:jc w:val="both"/>
        <w:rPr>
          <w:del w:id="107" w:author="Franco Nahuel Olivero" w:date="2025-08-29T13:52:00Z" w16du:dateUtc="2025-08-29T18:52:00Z"/>
          <w:rFonts w:ascii="Aptos Narrow" w:hAnsi="Aptos Narrow"/>
        </w:rPr>
      </w:pPr>
    </w:p>
    <w:p w14:paraId="012895A7" w14:textId="77777777" w:rsidR="004D1123" w:rsidRPr="00167D7A" w:rsidRDefault="004D1123" w:rsidP="004D1123">
      <w:pPr>
        <w:spacing w:line="276" w:lineRule="auto"/>
        <w:jc w:val="both"/>
        <w:rPr>
          <w:rFonts w:ascii="Aptos Narrow" w:hAnsi="Aptos Narrow"/>
        </w:rPr>
      </w:pPr>
    </w:p>
    <w:p w14:paraId="3F19E8A7" w14:textId="5EE52954" w:rsidR="001846DC" w:rsidRDefault="004D1123" w:rsidP="00256758">
      <w:pPr>
        <w:spacing w:line="276" w:lineRule="auto"/>
        <w:jc w:val="both"/>
        <w:rPr>
          <w:rFonts w:ascii="Aptos Narrow" w:hAnsi="Aptos Narrow"/>
        </w:rPr>
      </w:pPr>
      <w:r w:rsidRPr="004D1123">
        <w:rPr>
          <w:rFonts w:ascii="Aptos Narrow" w:hAnsi="Aptos Narrow"/>
        </w:rPr>
        <w:t xml:space="preserve">The overall impact of the methodology review results in </w:t>
      </w:r>
      <w:del w:id="108" w:author="Franco Nahuel Olivero" w:date="2025-08-29T13:13:00Z" w16du:dateUtc="2025-08-29T18:13:00Z">
        <w:r w:rsidRPr="004D1123" w:rsidDel="00072035">
          <w:rPr>
            <w:rFonts w:ascii="Aptos Narrow" w:hAnsi="Aptos Narrow"/>
          </w:rPr>
          <w:delText>an</w:delText>
        </w:r>
      </w:del>
      <w:ins w:id="109" w:author="Franco Nahuel Olivero" w:date="2025-08-29T13:13:00Z" w16du:dateUtc="2025-08-29T18:13:00Z">
        <w:r w:rsidR="00072035" w:rsidRPr="004D1123">
          <w:rPr>
            <w:rFonts w:ascii="Aptos Narrow" w:hAnsi="Aptos Narrow"/>
          </w:rPr>
          <w:t>a</w:t>
        </w:r>
      </w:ins>
      <w:r w:rsidRPr="004D1123">
        <w:rPr>
          <w:rFonts w:ascii="Aptos Narrow" w:hAnsi="Aptos Narrow"/>
        </w:rPr>
        <w:t xml:space="preserve"> </w:t>
      </w:r>
      <w:r w:rsidR="0045796E">
        <w:rPr>
          <w:rFonts w:ascii="Aptos Narrow" w:hAnsi="Aptos Narrow"/>
        </w:rPr>
        <w:t>5</w:t>
      </w:r>
      <w:r w:rsidRPr="004D1123">
        <w:rPr>
          <w:rFonts w:ascii="Aptos Narrow" w:hAnsi="Aptos Narrow"/>
        </w:rPr>
        <w:t>% increase in reserves. This outcome is consistent with emerging experience and reflects a more conservative stance, particularly in blocks with higher severity or volatility. While some reductions were noted in specific blocks</w:t>
      </w:r>
      <w:r>
        <w:rPr>
          <w:rFonts w:ascii="Aptos Narrow" w:hAnsi="Aptos Narrow"/>
        </w:rPr>
        <w:t xml:space="preserve">, </w:t>
      </w:r>
      <w:r w:rsidRPr="004D1123">
        <w:rPr>
          <w:rFonts w:ascii="Aptos Narrow" w:hAnsi="Aptos Narrow"/>
        </w:rPr>
        <w:t>these were offset by significant increases in others, leading to a higher and more prudent aggregate reserve</w:t>
      </w:r>
      <w:r w:rsidR="00256758">
        <w:rPr>
          <w:rFonts w:ascii="Aptos Narrow" w:hAnsi="Aptos Narrow"/>
        </w:rPr>
        <w:t>.</w:t>
      </w:r>
    </w:p>
    <w:p w14:paraId="78771F23" w14:textId="77777777" w:rsidR="00256758" w:rsidRDefault="00256758" w:rsidP="00256758">
      <w:pPr>
        <w:spacing w:line="276" w:lineRule="auto"/>
        <w:jc w:val="both"/>
        <w:rPr>
          <w:rFonts w:ascii="Aptos Narrow" w:hAnsi="Aptos Narrow"/>
        </w:rPr>
      </w:pPr>
    </w:p>
    <w:p w14:paraId="4FF8B453" w14:textId="5732DC3B" w:rsidR="00256758" w:rsidRDefault="00256758" w:rsidP="00256758">
      <w:pPr>
        <w:pStyle w:val="ARMH1"/>
      </w:pPr>
      <w:bookmarkStart w:id="110" w:name="_Toc207368536"/>
      <w:r>
        <w:t>Results by block</w:t>
      </w:r>
      <w:bookmarkEnd w:id="110"/>
    </w:p>
    <w:p w14:paraId="52DB499E" w14:textId="77777777" w:rsidR="00256758" w:rsidRDefault="00256758" w:rsidP="00256758">
      <w:pPr>
        <w:pStyle w:val="ARMN"/>
      </w:pPr>
    </w:p>
    <w:p w14:paraId="7E025D30" w14:textId="385307B6" w:rsidR="00256758" w:rsidRPr="00256758" w:rsidRDefault="00256758" w:rsidP="00681203">
      <w:pPr>
        <w:pStyle w:val="ARMN"/>
        <w:spacing w:line="276" w:lineRule="auto"/>
        <w:jc w:val="both"/>
        <w:rPr>
          <w:rFonts w:ascii="Aptos Narrow" w:hAnsi="Aptos Narrow"/>
          <w:sz w:val="22"/>
        </w:rPr>
        <w:pPrChange w:id="111" w:author="Franco Nahuel Olivero" w:date="2025-08-29T13:52:00Z" w16du:dateUtc="2025-08-29T18:52:00Z">
          <w:pPr>
            <w:pStyle w:val="ARMN"/>
            <w:spacing w:line="276" w:lineRule="auto"/>
          </w:pPr>
        </w:pPrChange>
      </w:pPr>
      <w:r w:rsidRPr="00256758">
        <w:rPr>
          <w:rFonts w:ascii="Aptos Narrow" w:hAnsi="Aptos Narrow"/>
          <w:sz w:val="22"/>
        </w:rPr>
        <w:t>In addition to the aggregate results, the impact of the methodology review was analyzed at the block level. The following table summarizes the IBNP estimates under the revised methodology compared to the previous approach, together with the absolute and relative differences observed.</w:t>
      </w:r>
    </w:p>
    <w:p w14:paraId="3BBDEAE8" w14:textId="7BEAA60A" w:rsidR="00256758" w:rsidRDefault="00256758" w:rsidP="00681203">
      <w:pPr>
        <w:pStyle w:val="ARMN"/>
        <w:spacing w:line="276" w:lineRule="auto"/>
        <w:jc w:val="both"/>
        <w:rPr>
          <w:rFonts w:ascii="Aptos Narrow" w:hAnsi="Aptos Narrow"/>
          <w:sz w:val="22"/>
        </w:rPr>
        <w:pPrChange w:id="112" w:author="Franco Nahuel Olivero" w:date="2025-08-29T13:52:00Z" w16du:dateUtc="2025-08-29T18:52:00Z">
          <w:pPr>
            <w:pStyle w:val="ARMN"/>
            <w:spacing w:line="276" w:lineRule="auto"/>
          </w:pPr>
        </w:pPrChange>
      </w:pPr>
      <w:r w:rsidRPr="00256758">
        <w:rPr>
          <w:rFonts w:ascii="Aptos Narrow" w:hAnsi="Aptos Narrow"/>
          <w:sz w:val="22"/>
        </w:rPr>
        <w:t>This analysis highlights that the effect of the changes is not uniform across all blocks. Some blocks experienced increases, mainly driven by updated volume selections or higher expected loss ratios, while others showed reductions due to the introduction of the Bornhuetter-Ferguson method or adjustments in assumptions. In a few blocks, results remained broadly stable where no methodological changes were applied.</w:t>
      </w:r>
    </w:p>
    <w:p w14:paraId="4541F702" w14:textId="7DDF4A09" w:rsidR="00256758" w:rsidRPr="00256758" w:rsidRDefault="00256758" w:rsidP="00256758">
      <w:pPr>
        <w:pStyle w:val="ARMN"/>
        <w:spacing w:line="276" w:lineRule="auto"/>
        <w:rPr>
          <w:rFonts w:ascii="Aptos Narrow" w:hAnsi="Aptos Narrow"/>
          <w:sz w:val="22"/>
        </w:rPr>
      </w:pPr>
    </w:p>
    <w:p w14:paraId="7FE9927B" w14:textId="5733FA8F" w:rsidR="00256758" w:rsidRPr="00256758" w:rsidRDefault="00256758" w:rsidP="00256758">
      <w:pPr>
        <w:pStyle w:val="ARMN"/>
        <w:spacing w:line="276" w:lineRule="auto"/>
        <w:rPr>
          <w:rFonts w:ascii="Aptos Narrow" w:hAnsi="Aptos Narrow"/>
          <w:sz w:val="22"/>
        </w:rPr>
      </w:pPr>
      <w:r w:rsidRPr="00256758">
        <w:rPr>
          <w:rFonts w:ascii="Aptos Narrow" w:hAnsi="Aptos Narrow"/>
          <w:sz w:val="22"/>
        </w:rPr>
        <w:t>The table below provides a detailed comparison of the results by block:</w:t>
      </w:r>
    </w:p>
    <w:p w14:paraId="4D3714AD" w14:textId="086740AA" w:rsidR="00256758" w:rsidDel="00681203" w:rsidRDefault="00256758" w:rsidP="00256758">
      <w:pPr>
        <w:pStyle w:val="ARMN"/>
        <w:rPr>
          <w:del w:id="113" w:author="Franco Nahuel Olivero" w:date="2025-08-29T13:50:00Z" w16du:dateUtc="2025-08-29T18:50:00Z"/>
        </w:rPr>
      </w:pPr>
    </w:p>
    <w:p w14:paraId="67ACCDA5" w14:textId="2AA01467" w:rsidR="001846DC" w:rsidRPr="00167D7A" w:rsidDel="00681203" w:rsidRDefault="001846DC" w:rsidP="001636CF">
      <w:pPr>
        <w:jc w:val="both"/>
        <w:rPr>
          <w:del w:id="114" w:author="Franco Nahuel Olivero" w:date="2025-08-29T13:50:00Z" w16du:dateUtc="2025-08-29T18:50:00Z"/>
          <w:rFonts w:ascii="Aptos Narrow" w:hAnsi="Aptos Narrow"/>
        </w:rPr>
      </w:pPr>
    </w:p>
    <w:p w14:paraId="66CC84C8" w14:textId="15360DF2" w:rsidR="00145A1D" w:rsidRDefault="00145A1D" w:rsidP="00817779">
      <w:pPr>
        <w:jc w:val="both"/>
        <w:rPr>
          <w:rFonts w:ascii="Aptos Narrow" w:hAnsi="Aptos Narrow"/>
        </w:rPr>
      </w:pPr>
    </w:p>
    <w:tbl>
      <w:tblPr>
        <w:tblW w:w="9173" w:type="dxa"/>
        <w:tblLook w:val="04A0" w:firstRow="1" w:lastRow="0" w:firstColumn="1" w:lastColumn="0" w:noHBand="0" w:noVBand="1"/>
      </w:tblPr>
      <w:tblGrid>
        <w:gridCol w:w="1610"/>
        <w:gridCol w:w="1690"/>
        <w:gridCol w:w="1740"/>
        <w:gridCol w:w="2117"/>
        <w:gridCol w:w="2016"/>
      </w:tblGrid>
      <w:tr w:rsidR="001636CF" w:rsidRPr="001636CF" w14:paraId="3934963F" w14:textId="77777777" w:rsidTr="00927ADD">
        <w:trPr>
          <w:trHeight w:val="270"/>
        </w:trPr>
        <w:tc>
          <w:tcPr>
            <w:tcW w:w="1610" w:type="dxa"/>
            <w:vMerge w:val="restart"/>
            <w:tcBorders>
              <w:top w:val="single" w:sz="8" w:space="0" w:color="1F497D"/>
              <w:left w:val="single" w:sz="8" w:space="0" w:color="1F497D"/>
              <w:bottom w:val="single" w:sz="8" w:space="0" w:color="1F497D"/>
              <w:right w:val="dashed" w:sz="4" w:space="0" w:color="F2F2F2"/>
            </w:tcBorders>
            <w:shd w:val="clear" w:color="000000" w:fill="002060"/>
            <w:noWrap/>
            <w:vAlign w:val="center"/>
            <w:hideMark/>
          </w:tcPr>
          <w:p w14:paraId="4D6DBE61"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Block</w:t>
            </w:r>
          </w:p>
        </w:tc>
        <w:tc>
          <w:tcPr>
            <w:tcW w:w="3430" w:type="dxa"/>
            <w:gridSpan w:val="2"/>
            <w:tcBorders>
              <w:top w:val="single" w:sz="8" w:space="0" w:color="1F497D"/>
              <w:left w:val="nil"/>
              <w:bottom w:val="dashed" w:sz="4" w:space="0" w:color="F2F2F2"/>
              <w:right w:val="dashed" w:sz="4" w:space="0" w:color="F2F2F2"/>
            </w:tcBorders>
            <w:shd w:val="clear" w:color="000000" w:fill="002060"/>
            <w:vAlign w:val="bottom"/>
            <w:hideMark/>
          </w:tcPr>
          <w:p w14:paraId="062D6483" w14:textId="77777777" w:rsidR="001636CF" w:rsidRPr="001636CF" w:rsidRDefault="001636CF" w:rsidP="001636CF">
            <w:pPr>
              <w:jc w:val="center"/>
              <w:rPr>
                <w:rFonts w:ascii="Aptos Narrow" w:eastAsia="Times New Roman" w:hAnsi="Aptos Narrow" w:cs="Times New Roman"/>
                <w:b/>
                <w:bCs/>
                <w:color w:val="FFFFFF"/>
                <w:sz w:val="20"/>
                <w:szCs w:val="20"/>
              </w:rPr>
            </w:pPr>
            <w:r w:rsidRPr="001636CF">
              <w:rPr>
                <w:rFonts w:ascii="Aptos Narrow" w:eastAsia="Times New Roman" w:hAnsi="Aptos Narrow" w:cs="Times New Roman"/>
                <w:b/>
                <w:bCs/>
                <w:color w:val="FFFFFF"/>
                <w:sz w:val="20"/>
                <w:szCs w:val="20"/>
              </w:rPr>
              <w:t>2025.06 Total reserve</w:t>
            </w:r>
          </w:p>
        </w:tc>
        <w:tc>
          <w:tcPr>
            <w:tcW w:w="4133" w:type="dxa"/>
            <w:gridSpan w:val="2"/>
            <w:tcBorders>
              <w:top w:val="single" w:sz="8" w:space="0" w:color="1F497D"/>
              <w:left w:val="nil"/>
              <w:bottom w:val="dashed" w:sz="4" w:space="0" w:color="F2F2F2"/>
              <w:right w:val="dashed" w:sz="4" w:space="0" w:color="F2F2F2"/>
            </w:tcBorders>
            <w:shd w:val="clear" w:color="000000" w:fill="002060"/>
            <w:vAlign w:val="bottom"/>
            <w:hideMark/>
          </w:tcPr>
          <w:p w14:paraId="16759DD4" w14:textId="77777777" w:rsidR="001636CF" w:rsidRPr="001636CF" w:rsidRDefault="001636CF" w:rsidP="001636CF">
            <w:pPr>
              <w:jc w:val="center"/>
              <w:rPr>
                <w:rFonts w:ascii="Aptos Narrow" w:eastAsia="Times New Roman" w:hAnsi="Aptos Narrow" w:cs="Times New Roman"/>
                <w:b/>
                <w:bCs/>
                <w:color w:val="FFFFFF"/>
                <w:sz w:val="20"/>
                <w:szCs w:val="20"/>
              </w:rPr>
            </w:pPr>
            <w:r w:rsidRPr="001636CF">
              <w:rPr>
                <w:rFonts w:ascii="Aptos Narrow" w:eastAsia="Times New Roman" w:hAnsi="Aptos Narrow" w:cs="Times New Roman"/>
                <w:b/>
                <w:bCs/>
                <w:color w:val="FFFFFF"/>
                <w:sz w:val="20"/>
                <w:szCs w:val="20"/>
              </w:rPr>
              <w:t>Impact</w:t>
            </w:r>
          </w:p>
        </w:tc>
      </w:tr>
      <w:tr w:rsidR="001636CF" w:rsidRPr="001636CF" w14:paraId="4713F856" w14:textId="77777777" w:rsidTr="001636CF">
        <w:trPr>
          <w:trHeight w:val="285"/>
        </w:trPr>
        <w:tc>
          <w:tcPr>
            <w:tcW w:w="1610" w:type="dxa"/>
            <w:vMerge/>
            <w:tcBorders>
              <w:top w:val="single" w:sz="8" w:space="0" w:color="1F497D"/>
              <w:left w:val="single" w:sz="8" w:space="0" w:color="1F497D"/>
              <w:bottom w:val="single" w:sz="8" w:space="0" w:color="1F497D"/>
              <w:right w:val="dashed" w:sz="4" w:space="0" w:color="F2F2F2"/>
            </w:tcBorders>
            <w:vAlign w:val="center"/>
            <w:hideMark/>
          </w:tcPr>
          <w:p w14:paraId="3174CCA0" w14:textId="77777777" w:rsidR="001636CF" w:rsidRPr="001636CF" w:rsidRDefault="001636CF" w:rsidP="001636CF">
            <w:pPr>
              <w:rPr>
                <w:rFonts w:ascii="Aptos Narrow" w:eastAsia="Times New Roman" w:hAnsi="Aptos Narrow" w:cs="Times New Roman"/>
                <w:b/>
                <w:bCs/>
                <w:color w:val="FFFFFF"/>
                <w:sz w:val="18"/>
                <w:szCs w:val="18"/>
              </w:rPr>
            </w:pPr>
          </w:p>
        </w:tc>
        <w:tc>
          <w:tcPr>
            <w:tcW w:w="1690" w:type="dxa"/>
            <w:tcBorders>
              <w:top w:val="nil"/>
              <w:left w:val="dashed" w:sz="4" w:space="0" w:color="F2F2F2"/>
              <w:bottom w:val="single" w:sz="8" w:space="0" w:color="1F497D"/>
              <w:right w:val="dashed" w:sz="4" w:space="0" w:color="F2F2F2"/>
            </w:tcBorders>
            <w:shd w:val="clear" w:color="000000" w:fill="002060"/>
            <w:vAlign w:val="bottom"/>
            <w:hideMark/>
          </w:tcPr>
          <w:p w14:paraId="68DAD284"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With methodology review</w:t>
            </w:r>
          </w:p>
        </w:tc>
        <w:tc>
          <w:tcPr>
            <w:tcW w:w="1740" w:type="dxa"/>
            <w:tcBorders>
              <w:top w:val="nil"/>
              <w:left w:val="nil"/>
              <w:bottom w:val="single" w:sz="8" w:space="0" w:color="1F497D"/>
              <w:right w:val="dashed" w:sz="4" w:space="0" w:color="F2F2F2"/>
            </w:tcBorders>
            <w:shd w:val="clear" w:color="000000" w:fill="002060"/>
            <w:vAlign w:val="bottom"/>
            <w:hideMark/>
          </w:tcPr>
          <w:p w14:paraId="2DCAFB3B"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Prior Methodology</w:t>
            </w:r>
          </w:p>
        </w:tc>
        <w:tc>
          <w:tcPr>
            <w:tcW w:w="2117" w:type="dxa"/>
            <w:tcBorders>
              <w:top w:val="nil"/>
              <w:left w:val="nil"/>
              <w:bottom w:val="single" w:sz="8" w:space="0" w:color="1F497D"/>
              <w:right w:val="nil"/>
            </w:tcBorders>
            <w:shd w:val="clear" w:color="000000" w:fill="002060"/>
            <w:noWrap/>
            <w:vAlign w:val="bottom"/>
            <w:hideMark/>
          </w:tcPr>
          <w:p w14:paraId="5F14C1C6"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Abs</w:t>
            </w:r>
          </w:p>
        </w:tc>
        <w:tc>
          <w:tcPr>
            <w:tcW w:w="2016" w:type="dxa"/>
            <w:tcBorders>
              <w:top w:val="nil"/>
              <w:left w:val="nil"/>
              <w:bottom w:val="single" w:sz="8" w:space="0" w:color="1F497D"/>
              <w:right w:val="nil"/>
            </w:tcBorders>
            <w:shd w:val="clear" w:color="000000" w:fill="002060"/>
            <w:noWrap/>
            <w:vAlign w:val="bottom"/>
            <w:hideMark/>
          </w:tcPr>
          <w:p w14:paraId="3A5AC3BD"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w:t>
            </w:r>
          </w:p>
        </w:tc>
      </w:tr>
      <w:tr w:rsidR="001636CF" w:rsidRPr="001636CF" w14:paraId="0E0B88BC" w14:textId="77777777" w:rsidTr="001636CF">
        <w:trPr>
          <w:trHeight w:val="268"/>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42ACA71"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ASL</w:t>
            </w:r>
          </w:p>
        </w:tc>
        <w:tc>
          <w:tcPr>
            <w:tcW w:w="1690" w:type="dxa"/>
            <w:tcBorders>
              <w:top w:val="nil"/>
              <w:left w:val="nil"/>
              <w:bottom w:val="single" w:sz="4" w:space="0" w:color="1F497D"/>
              <w:right w:val="single" w:sz="4" w:space="0" w:color="1F497D"/>
            </w:tcBorders>
            <w:shd w:val="clear" w:color="auto" w:fill="auto"/>
            <w:noWrap/>
            <w:vAlign w:val="bottom"/>
            <w:hideMark/>
          </w:tcPr>
          <w:p w14:paraId="58A52AA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25,754 </w:t>
            </w:r>
          </w:p>
        </w:tc>
        <w:tc>
          <w:tcPr>
            <w:tcW w:w="1740" w:type="dxa"/>
            <w:tcBorders>
              <w:top w:val="nil"/>
              <w:left w:val="nil"/>
              <w:bottom w:val="single" w:sz="4" w:space="0" w:color="1F497D"/>
              <w:right w:val="nil"/>
            </w:tcBorders>
            <w:shd w:val="clear" w:color="auto" w:fill="auto"/>
            <w:noWrap/>
            <w:vAlign w:val="bottom"/>
            <w:hideMark/>
          </w:tcPr>
          <w:p w14:paraId="53629EE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25,254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976503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500 </w:t>
            </w:r>
          </w:p>
        </w:tc>
        <w:tc>
          <w:tcPr>
            <w:tcW w:w="2016" w:type="dxa"/>
            <w:tcBorders>
              <w:top w:val="nil"/>
              <w:left w:val="nil"/>
              <w:bottom w:val="single" w:sz="4" w:space="0" w:color="1F497D"/>
              <w:right w:val="single" w:sz="8" w:space="0" w:color="1F497D"/>
            </w:tcBorders>
            <w:shd w:val="clear" w:color="auto" w:fill="auto"/>
            <w:noWrap/>
            <w:vAlign w:val="bottom"/>
            <w:hideMark/>
          </w:tcPr>
          <w:p w14:paraId="1AF0417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w:t>
            </w:r>
          </w:p>
        </w:tc>
      </w:tr>
      <w:tr w:rsidR="001636CF" w:rsidRPr="001636CF" w14:paraId="0476E3BE" w14:textId="77777777" w:rsidTr="001636CF">
        <w:trPr>
          <w:trHeight w:val="287"/>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B89515C"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AMH</w:t>
            </w:r>
          </w:p>
        </w:tc>
        <w:tc>
          <w:tcPr>
            <w:tcW w:w="1690" w:type="dxa"/>
            <w:tcBorders>
              <w:top w:val="nil"/>
              <w:left w:val="nil"/>
              <w:bottom w:val="single" w:sz="4" w:space="0" w:color="1F497D"/>
              <w:right w:val="single" w:sz="4" w:space="0" w:color="1F497D"/>
            </w:tcBorders>
            <w:shd w:val="clear" w:color="auto" w:fill="auto"/>
            <w:noWrap/>
            <w:vAlign w:val="bottom"/>
            <w:hideMark/>
          </w:tcPr>
          <w:p w14:paraId="0E03380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1,283 </w:t>
            </w:r>
          </w:p>
        </w:tc>
        <w:tc>
          <w:tcPr>
            <w:tcW w:w="1740" w:type="dxa"/>
            <w:tcBorders>
              <w:top w:val="nil"/>
              <w:left w:val="nil"/>
              <w:bottom w:val="single" w:sz="4" w:space="0" w:color="1F497D"/>
              <w:right w:val="nil"/>
            </w:tcBorders>
            <w:shd w:val="clear" w:color="auto" w:fill="auto"/>
            <w:noWrap/>
            <w:vAlign w:val="bottom"/>
            <w:hideMark/>
          </w:tcPr>
          <w:p w14:paraId="2C8A077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2,927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464E2C2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(1,645)</w:t>
            </w:r>
          </w:p>
        </w:tc>
        <w:tc>
          <w:tcPr>
            <w:tcW w:w="2016" w:type="dxa"/>
            <w:tcBorders>
              <w:top w:val="nil"/>
              <w:left w:val="nil"/>
              <w:bottom w:val="single" w:sz="4" w:space="0" w:color="1F497D"/>
              <w:right w:val="single" w:sz="8" w:space="0" w:color="1F497D"/>
            </w:tcBorders>
            <w:shd w:val="clear" w:color="auto" w:fill="auto"/>
            <w:noWrap/>
            <w:vAlign w:val="bottom"/>
            <w:hideMark/>
          </w:tcPr>
          <w:p w14:paraId="4001145C"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-56%</w:t>
            </w:r>
          </w:p>
        </w:tc>
      </w:tr>
      <w:tr w:rsidR="001636CF" w:rsidRPr="001636CF" w14:paraId="2855C688" w14:textId="77777777" w:rsidTr="001636CF">
        <w:trPr>
          <w:trHeight w:val="233"/>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00BAD17"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GBR</w:t>
            </w:r>
          </w:p>
        </w:tc>
        <w:tc>
          <w:tcPr>
            <w:tcW w:w="1690" w:type="dxa"/>
            <w:tcBorders>
              <w:top w:val="nil"/>
              <w:left w:val="nil"/>
              <w:bottom w:val="single" w:sz="4" w:space="0" w:color="1F497D"/>
              <w:right w:val="single" w:sz="4" w:space="0" w:color="1F497D"/>
            </w:tcBorders>
            <w:shd w:val="clear" w:color="auto" w:fill="auto"/>
            <w:noWrap/>
            <w:vAlign w:val="bottom"/>
            <w:hideMark/>
          </w:tcPr>
          <w:p w14:paraId="3AFC269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30,133 </w:t>
            </w:r>
          </w:p>
        </w:tc>
        <w:tc>
          <w:tcPr>
            <w:tcW w:w="1740" w:type="dxa"/>
            <w:tcBorders>
              <w:top w:val="nil"/>
              <w:left w:val="nil"/>
              <w:bottom w:val="single" w:sz="4" w:space="0" w:color="1F497D"/>
              <w:right w:val="nil"/>
            </w:tcBorders>
            <w:shd w:val="clear" w:color="auto" w:fill="auto"/>
            <w:noWrap/>
            <w:vAlign w:val="bottom"/>
            <w:hideMark/>
          </w:tcPr>
          <w:p w14:paraId="76625E6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23,588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36CB870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6,545 </w:t>
            </w:r>
          </w:p>
        </w:tc>
        <w:tc>
          <w:tcPr>
            <w:tcW w:w="2016" w:type="dxa"/>
            <w:tcBorders>
              <w:top w:val="nil"/>
              <w:left w:val="nil"/>
              <w:bottom w:val="single" w:sz="4" w:space="0" w:color="1F497D"/>
              <w:right w:val="single" w:sz="8" w:space="0" w:color="1F497D"/>
            </w:tcBorders>
            <w:shd w:val="clear" w:color="auto" w:fill="auto"/>
            <w:noWrap/>
            <w:vAlign w:val="bottom"/>
            <w:hideMark/>
          </w:tcPr>
          <w:p w14:paraId="3908F96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28%</w:t>
            </w:r>
          </w:p>
        </w:tc>
      </w:tr>
      <w:tr w:rsidR="001636CF" w:rsidRPr="001636CF" w14:paraId="21DC9D77"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7DAE1383"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GTL</w:t>
            </w:r>
          </w:p>
        </w:tc>
        <w:tc>
          <w:tcPr>
            <w:tcW w:w="1690" w:type="dxa"/>
            <w:tcBorders>
              <w:top w:val="nil"/>
              <w:left w:val="nil"/>
              <w:bottom w:val="single" w:sz="4" w:space="0" w:color="1F497D"/>
              <w:right w:val="single" w:sz="4" w:space="0" w:color="1F497D"/>
            </w:tcBorders>
            <w:shd w:val="clear" w:color="auto" w:fill="auto"/>
            <w:noWrap/>
            <w:vAlign w:val="bottom"/>
            <w:hideMark/>
          </w:tcPr>
          <w:p w14:paraId="1A2F8D11"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207,392 </w:t>
            </w:r>
          </w:p>
        </w:tc>
        <w:tc>
          <w:tcPr>
            <w:tcW w:w="1740" w:type="dxa"/>
            <w:tcBorders>
              <w:top w:val="nil"/>
              <w:left w:val="nil"/>
              <w:bottom w:val="single" w:sz="4" w:space="0" w:color="1F497D"/>
              <w:right w:val="nil"/>
            </w:tcBorders>
            <w:shd w:val="clear" w:color="auto" w:fill="auto"/>
            <w:noWrap/>
            <w:vAlign w:val="bottom"/>
            <w:hideMark/>
          </w:tcPr>
          <w:p w14:paraId="2D437E0C"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172,381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147670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35,012 </w:t>
            </w:r>
          </w:p>
        </w:tc>
        <w:tc>
          <w:tcPr>
            <w:tcW w:w="2016" w:type="dxa"/>
            <w:tcBorders>
              <w:top w:val="nil"/>
              <w:left w:val="nil"/>
              <w:bottom w:val="single" w:sz="4" w:space="0" w:color="1F497D"/>
              <w:right w:val="single" w:sz="8" w:space="0" w:color="1F497D"/>
            </w:tcBorders>
            <w:shd w:val="clear" w:color="auto" w:fill="auto"/>
            <w:noWrap/>
            <w:vAlign w:val="bottom"/>
            <w:hideMark/>
          </w:tcPr>
          <w:p w14:paraId="7B485B1F"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20%</w:t>
            </w:r>
          </w:p>
        </w:tc>
      </w:tr>
      <w:tr w:rsidR="001636CF" w:rsidRPr="001636CF" w14:paraId="48F1E873" w14:textId="77777777" w:rsidTr="001636CF">
        <w:trPr>
          <w:trHeight w:val="2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2791929B"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NFL</w:t>
            </w:r>
          </w:p>
        </w:tc>
        <w:tc>
          <w:tcPr>
            <w:tcW w:w="1690" w:type="dxa"/>
            <w:tcBorders>
              <w:top w:val="nil"/>
              <w:left w:val="nil"/>
              <w:bottom w:val="single" w:sz="4" w:space="0" w:color="1F497D"/>
              <w:right w:val="single" w:sz="4" w:space="0" w:color="1F497D"/>
            </w:tcBorders>
            <w:shd w:val="clear" w:color="auto" w:fill="auto"/>
            <w:noWrap/>
            <w:vAlign w:val="bottom"/>
            <w:hideMark/>
          </w:tcPr>
          <w:p w14:paraId="16B21CE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57,340 </w:t>
            </w:r>
          </w:p>
        </w:tc>
        <w:tc>
          <w:tcPr>
            <w:tcW w:w="1740" w:type="dxa"/>
            <w:tcBorders>
              <w:top w:val="nil"/>
              <w:left w:val="nil"/>
              <w:bottom w:val="single" w:sz="4" w:space="0" w:color="1F497D"/>
              <w:right w:val="nil"/>
            </w:tcBorders>
            <w:shd w:val="clear" w:color="auto" w:fill="auto"/>
            <w:noWrap/>
            <w:vAlign w:val="bottom"/>
            <w:hideMark/>
          </w:tcPr>
          <w:p w14:paraId="4A0A8BA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49,071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19D3E9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8,269 </w:t>
            </w:r>
          </w:p>
        </w:tc>
        <w:tc>
          <w:tcPr>
            <w:tcW w:w="2016" w:type="dxa"/>
            <w:tcBorders>
              <w:top w:val="nil"/>
              <w:left w:val="nil"/>
              <w:bottom w:val="single" w:sz="4" w:space="0" w:color="1F497D"/>
              <w:right w:val="single" w:sz="8" w:space="0" w:color="1F497D"/>
            </w:tcBorders>
            <w:shd w:val="clear" w:color="auto" w:fill="auto"/>
            <w:noWrap/>
            <w:vAlign w:val="bottom"/>
            <w:hideMark/>
          </w:tcPr>
          <w:p w14:paraId="58762EE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17%</w:t>
            </w:r>
          </w:p>
        </w:tc>
      </w:tr>
      <w:tr w:rsidR="001636CF" w:rsidRPr="001636CF" w14:paraId="3476D165"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036F54C7"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NSL</w:t>
            </w:r>
          </w:p>
        </w:tc>
        <w:tc>
          <w:tcPr>
            <w:tcW w:w="1690" w:type="dxa"/>
            <w:tcBorders>
              <w:top w:val="nil"/>
              <w:left w:val="nil"/>
              <w:bottom w:val="single" w:sz="4" w:space="0" w:color="1F497D"/>
              <w:right w:val="single" w:sz="4" w:space="0" w:color="1F497D"/>
            </w:tcBorders>
            <w:shd w:val="clear" w:color="auto" w:fill="auto"/>
            <w:noWrap/>
            <w:vAlign w:val="bottom"/>
            <w:hideMark/>
          </w:tcPr>
          <w:p w14:paraId="6114175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41,515 </w:t>
            </w:r>
          </w:p>
        </w:tc>
        <w:tc>
          <w:tcPr>
            <w:tcW w:w="1740" w:type="dxa"/>
            <w:tcBorders>
              <w:top w:val="nil"/>
              <w:left w:val="nil"/>
              <w:bottom w:val="single" w:sz="4" w:space="0" w:color="1F497D"/>
              <w:right w:val="nil"/>
            </w:tcBorders>
            <w:shd w:val="clear" w:color="auto" w:fill="auto"/>
            <w:noWrap/>
            <w:vAlign w:val="bottom"/>
            <w:hideMark/>
          </w:tcPr>
          <w:p w14:paraId="5ACFE4D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56,693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748A87C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(15,179)</w:t>
            </w:r>
          </w:p>
        </w:tc>
        <w:tc>
          <w:tcPr>
            <w:tcW w:w="2016" w:type="dxa"/>
            <w:tcBorders>
              <w:top w:val="nil"/>
              <w:left w:val="nil"/>
              <w:bottom w:val="single" w:sz="4" w:space="0" w:color="1F497D"/>
              <w:right w:val="single" w:sz="8" w:space="0" w:color="1F497D"/>
            </w:tcBorders>
            <w:shd w:val="clear" w:color="auto" w:fill="auto"/>
            <w:noWrap/>
            <w:vAlign w:val="bottom"/>
            <w:hideMark/>
          </w:tcPr>
          <w:p w14:paraId="0187092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-27%</w:t>
            </w:r>
          </w:p>
        </w:tc>
      </w:tr>
      <w:tr w:rsidR="001636CF" w:rsidRPr="001636CF" w14:paraId="1D2018EE" w14:textId="77777777" w:rsidTr="001636CF">
        <w:trPr>
          <w:trHeight w:val="54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4D4BDA52"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PEN</w:t>
            </w:r>
          </w:p>
        </w:tc>
        <w:tc>
          <w:tcPr>
            <w:tcW w:w="1690" w:type="dxa"/>
            <w:tcBorders>
              <w:top w:val="nil"/>
              <w:left w:val="nil"/>
              <w:bottom w:val="single" w:sz="4" w:space="0" w:color="1F497D"/>
              <w:right w:val="single" w:sz="4" w:space="0" w:color="1F497D"/>
            </w:tcBorders>
            <w:shd w:val="clear" w:color="auto" w:fill="auto"/>
            <w:noWrap/>
            <w:vAlign w:val="bottom"/>
            <w:hideMark/>
          </w:tcPr>
          <w:p w14:paraId="72035DD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103,457 </w:t>
            </w:r>
          </w:p>
        </w:tc>
        <w:tc>
          <w:tcPr>
            <w:tcW w:w="1740" w:type="dxa"/>
            <w:tcBorders>
              <w:top w:val="nil"/>
              <w:left w:val="nil"/>
              <w:bottom w:val="single" w:sz="4" w:space="0" w:color="1F497D"/>
              <w:right w:val="nil"/>
            </w:tcBorders>
            <w:shd w:val="clear" w:color="auto" w:fill="auto"/>
            <w:noWrap/>
            <w:vAlign w:val="bottom"/>
            <w:hideMark/>
          </w:tcPr>
          <w:p w14:paraId="0633950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83,112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3E9606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20,345 </w:t>
            </w:r>
          </w:p>
        </w:tc>
        <w:tc>
          <w:tcPr>
            <w:tcW w:w="2016" w:type="dxa"/>
            <w:tcBorders>
              <w:top w:val="nil"/>
              <w:left w:val="nil"/>
              <w:bottom w:val="single" w:sz="4" w:space="0" w:color="1F497D"/>
              <w:right w:val="single" w:sz="8" w:space="0" w:color="1F497D"/>
            </w:tcBorders>
            <w:shd w:val="clear" w:color="auto" w:fill="auto"/>
            <w:noWrap/>
            <w:vAlign w:val="bottom"/>
            <w:hideMark/>
          </w:tcPr>
          <w:p w14:paraId="2B23F2A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24%</w:t>
            </w:r>
          </w:p>
        </w:tc>
      </w:tr>
      <w:tr w:rsidR="001636CF" w:rsidRPr="001636CF" w14:paraId="035190E7" w14:textId="77777777" w:rsidTr="001636CF">
        <w:trPr>
          <w:trHeight w:val="2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73692166"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PHS</w:t>
            </w:r>
          </w:p>
        </w:tc>
        <w:tc>
          <w:tcPr>
            <w:tcW w:w="1690" w:type="dxa"/>
            <w:tcBorders>
              <w:top w:val="nil"/>
              <w:left w:val="nil"/>
              <w:bottom w:val="single" w:sz="4" w:space="0" w:color="1F497D"/>
              <w:right w:val="single" w:sz="4" w:space="0" w:color="1F497D"/>
            </w:tcBorders>
            <w:shd w:val="clear" w:color="000000" w:fill="F2F2F2"/>
            <w:noWrap/>
            <w:vAlign w:val="bottom"/>
            <w:hideMark/>
          </w:tcPr>
          <w:p w14:paraId="2333361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99,171 </w:t>
            </w:r>
          </w:p>
        </w:tc>
        <w:tc>
          <w:tcPr>
            <w:tcW w:w="1740" w:type="dxa"/>
            <w:tcBorders>
              <w:top w:val="nil"/>
              <w:left w:val="nil"/>
              <w:bottom w:val="single" w:sz="4" w:space="0" w:color="1F497D"/>
              <w:right w:val="nil"/>
            </w:tcBorders>
            <w:shd w:val="clear" w:color="000000" w:fill="F2F2F2"/>
            <w:noWrap/>
            <w:vAlign w:val="bottom"/>
            <w:hideMark/>
          </w:tcPr>
          <w:p w14:paraId="7EAE3FA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99,171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7DCCF82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3B59E92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73D27D0B"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B308F55"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PRT</w:t>
            </w:r>
          </w:p>
        </w:tc>
        <w:tc>
          <w:tcPr>
            <w:tcW w:w="1690" w:type="dxa"/>
            <w:tcBorders>
              <w:top w:val="nil"/>
              <w:left w:val="nil"/>
              <w:bottom w:val="single" w:sz="4" w:space="0" w:color="1F497D"/>
              <w:right w:val="single" w:sz="4" w:space="0" w:color="1F497D"/>
            </w:tcBorders>
            <w:shd w:val="clear" w:color="auto" w:fill="auto"/>
            <w:noWrap/>
            <w:vAlign w:val="bottom"/>
            <w:hideMark/>
          </w:tcPr>
          <w:p w14:paraId="40F7B08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50,026 </w:t>
            </w:r>
          </w:p>
        </w:tc>
        <w:tc>
          <w:tcPr>
            <w:tcW w:w="1740" w:type="dxa"/>
            <w:tcBorders>
              <w:top w:val="nil"/>
              <w:left w:val="nil"/>
              <w:bottom w:val="single" w:sz="4" w:space="0" w:color="1F497D"/>
              <w:right w:val="nil"/>
            </w:tcBorders>
            <w:shd w:val="clear" w:color="auto" w:fill="auto"/>
            <w:noWrap/>
            <w:vAlign w:val="bottom"/>
            <w:hideMark/>
          </w:tcPr>
          <w:p w14:paraId="793C3D86"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70,989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711420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(20,963)</w:t>
            </w:r>
          </w:p>
        </w:tc>
        <w:tc>
          <w:tcPr>
            <w:tcW w:w="2016" w:type="dxa"/>
            <w:tcBorders>
              <w:top w:val="nil"/>
              <w:left w:val="nil"/>
              <w:bottom w:val="single" w:sz="4" w:space="0" w:color="1F497D"/>
              <w:right w:val="single" w:sz="8" w:space="0" w:color="1F497D"/>
            </w:tcBorders>
            <w:shd w:val="clear" w:color="auto" w:fill="auto"/>
            <w:noWrap/>
            <w:vAlign w:val="bottom"/>
            <w:hideMark/>
          </w:tcPr>
          <w:p w14:paraId="0C1DF1D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-30%</w:t>
            </w:r>
          </w:p>
        </w:tc>
      </w:tr>
      <w:tr w:rsidR="001636CF" w:rsidRPr="001636CF" w14:paraId="39AD3FDB"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6D140FF2"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lastRenderedPageBreak/>
              <w:t>PLICA-NonMS</w:t>
            </w:r>
          </w:p>
        </w:tc>
        <w:tc>
          <w:tcPr>
            <w:tcW w:w="1690" w:type="dxa"/>
            <w:tcBorders>
              <w:top w:val="nil"/>
              <w:left w:val="nil"/>
              <w:bottom w:val="single" w:sz="4" w:space="0" w:color="1F497D"/>
              <w:right w:val="single" w:sz="4" w:space="0" w:color="1F497D"/>
            </w:tcBorders>
            <w:shd w:val="clear" w:color="000000" w:fill="F2F2F2"/>
            <w:noWrap/>
            <w:vAlign w:val="bottom"/>
            <w:hideMark/>
          </w:tcPr>
          <w:p w14:paraId="35B4A7F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115,681 </w:t>
            </w:r>
          </w:p>
        </w:tc>
        <w:tc>
          <w:tcPr>
            <w:tcW w:w="1740" w:type="dxa"/>
            <w:tcBorders>
              <w:top w:val="nil"/>
              <w:left w:val="nil"/>
              <w:bottom w:val="single" w:sz="4" w:space="0" w:color="1F497D"/>
              <w:right w:val="nil"/>
            </w:tcBorders>
            <w:shd w:val="clear" w:color="000000" w:fill="F2F2F2"/>
            <w:noWrap/>
            <w:vAlign w:val="bottom"/>
            <w:hideMark/>
          </w:tcPr>
          <w:p w14:paraId="6E9D25C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115,681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1DBECB6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3B8D601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3D01DB44"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4677900C"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PLICA-MS</w:t>
            </w:r>
          </w:p>
        </w:tc>
        <w:tc>
          <w:tcPr>
            <w:tcW w:w="1690" w:type="dxa"/>
            <w:tcBorders>
              <w:top w:val="nil"/>
              <w:left w:val="nil"/>
              <w:bottom w:val="single" w:sz="4" w:space="0" w:color="1F497D"/>
              <w:right w:val="single" w:sz="4" w:space="0" w:color="1F497D"/>
            </w:tcBorders>
            <w:shd w:val="clear" w:color="auto" w:fill="auto"/>
            <w:noWrap/>
            <w:vAlign w:val="bottom"/>
            <w:hideMark/>
          </w:tcPr>
          <w:p w14:paraId="73DDEDE1"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6,474 </w:t>
            </w:r>
          </w:p>
        </w:tc>
        <w:tc>
          <w:tcPr>
            <w:tcW w:w="1740" w:type="dxa"/>
            <w:tcBorders>
              <w:top w:val="nil"/>
              <w:left w:val="nil"/>
              <w:bottom w:val="single" w:sz="4" w:space="0" w:color="1F497D"/>
              <w:right w:val="nil"/>
            </w:tcBorders>
            <w:shd w:val="clear" w:color="auto" w:fill="auto"/>
            <w:noWrap/>
            <w:vAlign w:val="bottom"/>
            <w:hideMark/>
          </w:tcPr>
          <w:p w14:paraId="23FBC28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7,638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C63982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(1,164)</w:t>
            </w:r>
          </w:p>
        </w:tc>
        <w:tc>
          <w:tcPr>
            <w:tcW w:w="2016" w:type="dxa"/>
            <w:tcBorders>
              <w:top w:val="nil"/>
              <w:left w:val="nil"/>
              <w:bottom w:val="single" w:sz="4" w:space="0" w:color="1F497D"/>
              <w:right w:val="single" w:sz="8" w:space="0" w:color="1F497D"/>
            </w:tcBorders>
            <w:shd w:val="clear" w:color="auto" w:fill="auto"/>
            <w:noWrap/>
            <w:vAlign w:val="bottom"/>
            <w:hideMark/>
          </w:tcPr>
          <w:p w14:paraId="63CFFBF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-15%</w:t>
            </w:r>
          </w:p>
        </w:tc>
      </w:tr>
      <w:tr w:rsidR="001636CF" w:rsidRPr="001636CF" w14:paraId="4FC0FCDF"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0B45A3D0"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SLI</w:t>
            </w:r>
          </w:p>
        </w:tc>
        <w:tc>
          <w:tcPr>
            <w:tcW w:w="1690" w:type="dxa"/>
            <w:tcBorders>
              <w:top w:val="nil"/>
              <w:left w:val="nil"/>
              <w:bottom w:val="single" w:sz="4" w:space="0" w:color="1F497D"/>
              <w:right w:val="single" w:sz="4" w:space="0" w:color="1F497D"/>
            </w:tcBorders>
            <w:shd w:val="clear" w:color="auto" w:fill="auto"/>
            <w:noWrap/>
            <w:vAlign w:val="bottom"/>
            <w:hideMark/>
          </w:tcPr>
          <w:p w14:paraId="09AA097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22,676 </w:t>
            </w:r>
          </w:p>
        </w:tc>
        <w:tc>
          <w:tcPr>
            <w:tcW w:w="1740" w:type="dxa"/>
            <w:tcBorders>
              <w:top w:val="nil"/>
              <w:left w:val="nil"/>
              <w:bottom w:val="single" w:sz="4" w:space="0" w:color="1F497D"/>
              <w:right w:val="nil"/>
            </w:tcBorders>
            <w:shd w:val="clear" w:color="auto" w:fill="auto"/>
            <w:noWrap/>
            <w:vAlign w:val="bottom"/>
            <w:hideMark/>
          </w:tcPr>
          <w:p w14:paraId="5B39650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22,734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43E5BF1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(58)</w:t>
            </w:r>
          </w:p>
        </w:tc>
        <w:tc>
          <w:tcPr>
            <w:tcW w:w="2016" w:type="dxa"/>
            <w:tcBorders>
              <w:top w:val="nil"/>
              <w:left w:val="nil"/>
              <w:bottom w:val="single" w:sz="4" w:space="0" w:color="1F497D"/>
              <w:right w:val="single" w:sz="8" w:space="0" w:color="1F497D"/>
            </w:tcBorders>
            <w:shd w:val="clear" w:color="auto" w:fill="auto"/>
            <w:noWrap/>
            <w:vAlign w:val="bottom"/>
            <w:hideMark/>
          </w:tcPr>
          <w:p w14:paraId="5FE0D7B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489249C7"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39B1CBFB"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ULI</w:t>
            </w:r>
          </w:p>
        </w:tc>
        <w:tc>
          <w:tcPr>
            <w:tcW w:w="1690" w:type="dxa"/>
            <w:tcBorders>
              <w:top w:val="nil"/>
              <w:left w:val="nil"/>
              <w:bottom w:val="single" w:sz="4" w:space="0" w:color="1F497D"/>
              <w:right w:val="single" w:sz="4" w:space="0" w:color="1F497D"/>
            </w:tcBorders>
            <w:shd w:val="clear" w:color="auto" w:fill="auto"/>
            <w:noWrap/>
            <w:vAlign w:val="bottom"/>
            <w:hideMark/>
          </w:tcPr>
          <w:p w14:paraId="74EB354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109,369 </w:t>
            </w:r>
          </w:p>
        </w:tc>
        <w:tc>
          <w:tcPr>
            <w:tcW w:w="1740" w:type="dxa"/>
            <w:tcBorders>
              <w:top w:val="nil"/>
              <w:left w:val="nil"/>
              <w:bottom w:val="single" w:sz="4" w:space="0" w:color="1F497D"/>
              <w:right w:val="nil"/>
            </w:tcBorders>
            <w:shd w:val="clear" w:color="auto" w:fill="auto"/>
            <w:noWrap/>
            <w:vAlign w:val="bottom"/>
            <w:hideMark/>
          </w:tcPr>
          <w:p w14:paraId="7E67972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94,503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671E42A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14,866 </w:t>
            </w:r>
          </w:p>
        </w:tc>
        <w:tc>
          <w:tcPr>
            <w:tcW w:w="2016" w:type="dxa"/>
            <w:tcBorders>
              <w:top w:val="nil"/>
              <w:left w:val="nil"/>
              <w:bottom w:val="single" w:sz="4" w:space="0" w:color="1F497D"/>
              <w:right w:val="single" w:sz="8" w:space="0" w:color="1F497D"/>
            </w:tcBorders>
            <w:shd w:val="clear" w:color="auto" w:fill="auto"/>
            <w:noWrap/>
            <w:vAlign w:val="bottom"/>
            <w:hideMark/>
          </w:tcPr>
          <w:p w14:paraId="0EF0D7C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16%</w:t>
            </w:r>
          </w:p>
        </w:tc>
      </w:tr>
      <w:tr w:rsidR="001636CF" w:rsidRPr="001636CF" w14:paraId="36025829"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2F252D63"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USH</w:t>
            </w:r>
          </w:p>
        </w:tc>
        <w:tc>
          <w:tcPr>
            <w:tcW w:w="1690" w:type="dxa"/>
            <w:tcBorders>
              <w:top w:val="nil"/>
              <w:left w:val="nil"/>
              <w:bottom w:val="single" w:sz="4" w:space="0" w:color="1F497D"/>
              <w:right w:val="single" w:sz="4" w:space="0" w:color="1F497D"/>
            </w:tcBorders>
            <w:shd w:val="clear" w:color="000000" w:fill="F2F2F2"/>
            <w:noWrap/>
            <w:vAlign w:val="bottom"/>
            <w:hideMark/>
          </w:tcPr>
          <w:p w14:paraId="404AFD7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40,111 </w:t>
            </w:r>
          </w:p>
        </w:tc>
        <w:tc>
          <w:tcPr>
            <w:tcW w:w="1740" w:type="dxa"/>
            <w:tcBorders>
              <w:top w:val="nil"/>
              <w:left w:val="nil"/>
              <w:bottom w:val="single" w:sz="4" w:space="0" w:color="1F497D"/>
              <w:right w:val="nil"/>
            </w:tcBorders>
            <w:shd w:val="clear" w:color="000000" w:fill="F2F2F2"/>
            <w:noWrap/>
            <w:vAlign w:val="bottom"/>
            <w:hideMark/>
          </w:tcPr>
          <w:p w14:paraId="17EB8C0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40,111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4268172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2E4C090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51CBF167" w14:textId="77777777" w:rsidTr="001636CF">
        <w:trPr>
          <w:trHeight w:val="285"/>
        </w:trPr>
        <w:tc>
          <w:tcPr>
            <w:tcW w:w="1610" w:type="dxa"/>
            <w:tcBorders>
              <w:top w:val="nil"/>
              <w:left w:val="single" w:sz="8" w:space="0" w:color="1F497D"/>
              <w:bottom w:val="nil"/>
              <w:right w:val="single" w:sz="8" w:space="0" w:color="1F497D"/>
            </w:tcBorders>
            <w:shd w:val="clear" w:color="000000" w:fill="F2F2F2"/>
            <w:noWrap/>
            <w:vAlign w:val="center"/>
            <w:hideMark/>
          </w:tcPr>
          <w:p w14:paraId="12FCECD9"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XCH</w:t>
            </w:r>
          </w:p>
        </w:tc>
        <w:tc>
          <w:tcPr>
            <w:tcW w:w="1690" w:type="dxa"/>
            <w:tcBorders>
              <w:top w:val="nil"/>
              <w:left w:val="nil"/>
              <w:bottom w:val="single" w:sz="8" w:space="0" w:color="1F497D"/>
              <w:right w:val="single" w:sz="4" w:space="0" w:color="1F497D"/>
            </w:tcBorders>
            <w:shd w:val="clear" w:color="000000" w:fill="F2F2F2"/>
            <w:noWrap/>
            <w:vAlign w:val="bottom"/>
            <w:hideMark/>
          </w:tcPr>
          <w:p w14:paraId="0C16ED0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63,017 </w:t>
            </w:r>
          </w:p>
        </w:tc>
        <w:tc>
          <w:tcPr>
            <w:tcW w:w="1740" w:type="dxa"/>
            <w:tcBorders>
              <w:top w:val="nil"/>
              <w:left w:val="nil"/>
              <w:bottom w:val="nil"/>
              <w:right w:val="nil"/>
            </w:tcBorders>
            <w:shd w:val="clear" w:color="000000" w:fill="F2F2F2"/>
            <w:noWrap/>
            <w:vAlign w:val="bottom"/>
            <w:hideMark/>
          </w:tcPr>
          <w:p w14:paraId="669078E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63,017 </w:t>
            </w:r>
          </w:p>
        </w:tc>
        <w:tc>
          <w:tcPr>
            <w:tcW w:w="2117" w:type="dxa"/>
            <w:tcBorders>
              <w:top w:val="nil"/>
              <w:left w:val="single" w:sz="8" w:space="0" w:color="1F497D"/>
              <w:bottom w:val="single" w:sz="8" w:space="0" w:color="1F497D"/>
              <w:right w:val="single" w:sz="4" w:space="0" w:color="1F497D"/>
            </w:tcBorders>
            <w:shd w:val="clear" w:color="000000" w:fill="F2F2F2"/>
            <w:noWrap/>
            <w:vAlign w:val="bottom"/>
            <w:hideMark/>
          </w:tcPr>
          <w:p w14:paraId="4F7B928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nil"/>
              <w:right w:val="single" w:sz="8" w:space="0" w:color="1F497D"/>
            </w:tcBorders>
            <w:shd w:val="clear" w:color="000000" w:fill="F2F2F2"/>
            <w:noWrap/>
            <w:vAlign w:val="bottom"/>
            <w:hideMark/>
          </w:tcPr>
          <w:p w14:paraId="52B0557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4967C2A5" w14:textId="77777777" w:rsidTr="001636CF">
        <w:trPr>
          <w:trHeight w:val="285"/>
        </w:trPr>
        <w:tc>
          <w:tcPr>
            <w:tcW w:w="1610" w:type="dxa"/>
            <w:tcBorders>
              <w:top w:val="single" w:sz="8" w:space="0" w:color="1F497D"/>
              <w:left w:val="single" w:sz="8" w:space="0" w:color="1F497D"/>
              <w:bottom w:val="single" w:sz="8" w:space="0" w:color="1F497D"/>
              <w:right w:val="single" w:sz="8" w:space="0" w:color="1F497D"/>
            </w:tcBorders>
            <w:shd w:val="clear" w:color="000000" w:fill="002060"/>
            <w:noWrap/>
            <w:vAlign w:val="center"/>
            <w:hideMark/>
          </w:tcPr>
          <w:p w14:paraId="17F8CC38" w14:textId="77777777" w:rsidR="001636CF" w:rsidRPr="001636CF" w:rsidRDefault="001636CF" w:rsidP="001636CF">
            <w:pPr>
              <w:jc w:val="center"/>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TOTAL</w:t>
            </w:r>
          </w:p>
        </w:tc>
        <w:tc>
          <w:tcPr>
            <w:tcW w:w="1690" w:type="dxa"/>
            <w:tcBorders>
              <w:top w:val="nil"/>
              <w:left w:val="nil"/>
              <w:bottom w:val="single" w:sz="8" w:space="0" w:color="1F497D"/>
              <w:right w:val="nil"/>
            </w:tcBorders>
            <w:shd w:val="clear" w:color="000000" w:fill="002060"/>
            <w:noWrap/>
            <w:vAlign w:val="bottom"/>
            <w:hideMark/>
          </w:tcPr>
          <w:p w14:paraId="3EBF44FA"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973,400 </w:t>
            </w:r>
          </w:p>
        </w:tc>
        <w:tc>
          <w:tcPr>
            <w:tcW w:w="1740" w:type="dxa"/>
            <w:tcBorders>
              <w:top w:val="single" w:sz="8" w:space="0" w:color="1F497D"/>
              <w:left w:val="nil"/>
              <w:bottom w:val="single" w:sz="8" w:space="0" w:color="1F497D"/>
              <w:right w:val="nil"/>
            </w:tcBorders>
            <w:shd w:val="clear" w:color="000000" w:fill="002060"/>
            <w:noWrap/>
            <w:vAlign w:val="bottom"/>
            <w:hideMark/>
          </w:tcPr>
          <w:p w14:paraId="4AC61358"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926,872 </w:t>
            </w:r>
          </w:p>
        </w:tc>
        <w:tc>
          <w:tcPr>
            <w:tcW w:w="2117" w:type="dxa"/>
            <w:tcBorders>
              <w:top w:val="nil"/>
              <w:left w:val="single" w:sz="8" w:space="0" w:color="1F497D"/>
              <w:bottom w:val="single" w:sz="8" w:space="0" w:color="1F497D"/>
              <w:right w:val="nil"/>
            </w:tcBorders>
            <w:shd w:val="clear" w:color="000000" w:fill="002060"/>
            <w:noWrap/>
            <w:vAlign w:val="bottom"/>
            <w:hideMark/>
          </w:tcPr>
          <w:p w14:paraId="2BE0FFB8"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46,528 </w:t>
            </w:r>
          </w:p>
        </w:tc>
        <w:tc>
          <w:tcPr>
            <w:tcW w:w="2016" w:type="dxa"/>
            <w:tcBorders>
              <w:top w:val="single" w:sz="8" w:space="0" w:color="1F497D"/>
              <w:left w:val="nil"/>
              <w:bottom w:val="single" w:sz="8" w:space="0" w:color="1F497D"/>
              <w:right w:val="single" w:sz="8" w:space="0" w:color="1F497D"/>
            </w:tcBorders>
            <w:shd w:val="clear" w:color="000000" w:fill="002060"/>
            <w:noWrap/>
            <w:vAlign w:val="bottom"/>
            <w:hideMark/>
          </w:tcPr>
          <w:p w14:paraId="71BF0D22" w14:textId="77777777" w:rsidR="001636CF" w:rsidRPr="001636CF" w:rsidRDefault="001636CF" w:rsidP="001636CF">
            <w:pPr>
              <w:jc w:val="right"/>
              <w:rPr>
                <w:rFonts w:ascii="Arial Narrow" w:eastAsia="Times New Roman" w:hAnsi="Arial Narrow" w:cs="Times New Roman"/>
                <w:color w:val="FFFFFF"/>
                <w:sz w:val="18"/>
                <w:szCs w:val="18"/>
              </w:rPr>
            </w:pPr>
            <w:r w:rsidRPr="001636CF">
              <w:rPr>
                <w:rFonts w:ascii="Arial Narrow" w:eastAsia="Times New Roman" w:hAnsi="Arial Narrow" w:cs="Times New Roman"/>
                <w:color w:val="FFFFFF"/>
                <w:sz w:val="18"/>
                <w:szCs w:val="18"/>
              </w:rPr>
              <w:t>5%</w:t>
            </w:r>
          </w:p>
        </w:tc>
      </w:tr>
    </w:tbl>
    <w:p w14:paraId="1F12D6B4" w14:textId="04C0A522" w:rsidR="00927ADD" w:rsidRPr="00167D7A" w:rsidRDefault="00927ADD" w:rsidP="00927ADD">
      <w:pPr>
        <w:spacing w:line="360" w:lineRule="auto"/>
        <w:jc w:val="center"/>
        <w:rPr>
          <w:rFonts w:ascii="Aptos Narrow" w:hAnsi="Aptos Narrow"/>
        </w:rPr>
      </w:pPr>
      <w:r w:rsidRPr="00167D7A">
        <w:rPr>
          <w:rFonts w:ascii="Aptos Narrow" w:hAnsi="Aptos Narrow"/>
          <w:i/>
          <w:iCs/>
          <w:sz w:val="18"/>
          <w:szCs w:val="18"/>
        </w:rPr>
        <w:t xml:space="preserve">Table </w:t>
      </w:r>
      <w:r>
        <w:rPr>
          <w:rFonts w:ascii="Aptos Narrow" w:hAnsi="Aptos Narrow"/>
          <w:i/>
          <w:iCs/>
          <w:sz w:val="18"/>
          <w:szCs w:val="18"/>
        </w:rPr>
        <w:t>4</w:t>
      </w:r>
      <w:r w:rsidRPr="00167D7A">
        <w:rPr>
          <w:rFonts w:ascii="Aptos Narrow" w:hAnsi="Aptos Narrow"/>
          <w:i/>
          <w:iCs/>
          <w:sz w:val="18"/>
          <w:szCs w:val="18"/>
        </w:rPr>
        <w:t xml:space="preserve">.1: </w:t>
      </w:r>
      <w:r>
        <w:rPr>
          <w:rFonts w:ascii="Aptos Narrow" w:hAnsi="Aptos Narrow"/>
          <w:i/>
          <w:iCs/>
          <w:sz w:val="18"/>
          <w:szCs w:val="18"/>
        </w:rPr>
        <w:t>Impact of methodological changes</w:t>
      </w:r>
    </w:p>
    <w:p w14:paraId="71147FE2" w14:textId="77777777" w:rsidR="001636CF" w:rsidRDefault="001636CF" w:rsidP="00256758">
      <w:pPr>
        <w:spacing w:line="276" w:lineRule="auto"/>
        <w:jc w:val="both"/>
        <w:rPr>
          <w:rStyle w:val="ARMH3Char"/>
          <w:rFonts w:ascii="Aptos Narrow" w:hAnsi="Aptos Narrow"/>
        </w:rPr>
      </w:pPr>
    </w:p>
    <w:p w14:paraId="23A75AF3" w14:textId="00E98135" w:rsidR="00256758" w:rsidRPr="00256758" w:rsidRDefault="00256758" w:rsidP="00256758">
      <w:pPr>
        <w:spacing w:line="276" w:lineRule="auto"/>
        <w:jc w:val="both"/>
        <w:rPr>
          <w:rFonts w:ascii="Aptos Narrow" w:hAnsi="Aptos Narrow"/>
        </w:rPr>
      </w:pPr>
      <w:r w:rsidRPr="00F7148E">
        <w:rPr>
          <w:rStyle w:val="ARMNChar"/>
          <w:b/>
          <w:bCs/>
          <w:color w:val="002060"/>
        </w:rPr>
        <w:t>ASL</w:t>
      </w:r>
      <w:r w:rsidRPr="00256758">
        <w:rPr>
          <w:rFonts w:ascii="Aptos Narrow" w:hAnsi="Aptos Narrow"/>
        </w:rPr>
        <w:br/>
        <w:t>The reserve for ASL increased slightly from 25,254 to 25,754 (+2%). This change is explained by two adjustments:</w:t>
      </w:r>
    </w:p>
    <w:p w14:paraId="226EA7BB" w14:textId="185CA36D" w:rsidR="00DC2B56" w:rsidRPr="00DC2B56" w:rsidRDefault="00256758" w:rsidP="00DC2B56">
      <w:pPr>
        <w:pStyle w:val="ListParagraph"/>
        <w:numPr>
          <w:ilvl w:val="1"/>
          <w:numId w:val="24"/>
        </w:numPr>
        <w:spacing w:line="276" w:lineRule="auto"/>
        <w:jc w:val="both"/>
        <w:rPr>
          <w:rFonts w:ascii="Aptos Narrow" w:hAnsi="Aptos Narrow"/>
        </w:rPr>
      </w:pPr>
      <w:r w:rsidRPr="00DC2B56">
        <w:rPr>
          <w:rFonts w:ascii="Aptos Narrow" w:hAnsi="Aptos Narrow"/>
          <w:i/>
          <w:iCs/>
        </w:rPr>
        <w:t>Change in volume selection:</w:t>
      </w:r>
      <w:r w:rsidRPr="00DC2B56">
        <w:rPr>
          <w:rFonts w:ascii="Aptos Narrow" w:hAnsi="Aptos Narrow"/>
        </w:rPr>
        <w:t xml:space="preserve"> The methodology moved from an average of 12 and 6 months to a 6-month horizon, in order to reflect the most recent and credible payment patterns. This provides a more responsive view of the block’s current development, avoiding distortions from older data.</w:t>
      </w:r>
    </w:p>
    <w:p w14:paraId="7D0C3865" w14:textId="542B7685" w:rsidR="00256758" w:rsidRPr="00DC2B56" w:rsidRDefault="00256758" w:rsidP="00DC2B56">
      <w:pPr>
        <w:pStyle w:val="ListParagraph"/>
        <w:numPr>
          <w:ilvl w:val="1"/>
          <w:numId w:val="24"/>
        </w:numPr>
        <w:spacing w:line="276" w:lineRule="auto"/>
        <w:jc w:val="both"/>
        <w:rPr>
          <w:rFonts w:ascii="Aptos Narrow" w:hAnsi="Aptos Narrow"/>
        </w:rPr>
      </w:pPr>
      <w:r w:rsidRPr="00DC2B56">
        <w:rPr>
          <w:rFonts w:ascii="Aptos Narrow" w:hAnsi="Aptos Narrow"/>
          <w:i/>
          <w:iCs/>
        </w:rPr>
        <w:t>IELR adjustment:</w:t>
      </w:r>
      <w:r w:rsidRPr="00DC2B56">
        <w:rPr>
          <w:rFonts w:ascii="Aptos Narrow" w:hAnsi="Aptos Narrow"/>
        </w:rPr>
        <w:t xml:space="preserve"> The Initial Expected Loss Ratio was updated from 60% to 100% to align with the block’s emerging experience. This ensures that reserves are not understated and remain consistent with the underlying risk profile.</w:t>
      </w:r>
    </w:p>
    <w:p w14:paraId="58DC80BD" w14:textId="77777777" w:rsidR="00256758" w:rsidRDefault="00256758" w:rsidP="00256758">
      <w:pPr>
        <w:spacing w:line="276" w:lineRule="auto"/>
        <w:jc w:val="both"/>
        <w:rPr>
          <w:rFonts w:ascii="Aptos Narrow" w:hAnsi="Aptos Narrow"/>
        </w:rPr>
      </w:pPr>
      <w:r w:rsidRPr="00256758">
        <w:rPr>
          <w:rFonts w:ascii="Aptos Narrow" w:hAnsi="Aptos Narrow"/>
        </w:rPr>
        <w:t>Overall, the changes applied to ASL were moderate but aimed at improving the alignment between assumptions and actual experience, leading to a more robust and prudent reserve estimate.</w:t>
      </w:r>
    </w:p>
    <w:p w14:paraId="7BB90F76" w14:textId="77777777" w:rsidR="0045796E" w:rsidRPr="00256758" w:rsidRDefault="0045796E" w:rsidP="00256758">
      <w:pPr>
        <w:spacing w:line="276" w:lineRule="auto"/>
        <w:jc w:val="both"/>
        <w:rPr>
          <w:rFonts w:ascii="Aptos Narrow" w:hAnsi="Aptos Narrow"/>
        </w:rPr>
      </w:pPr>
    </w:p>
    <w:p w14:paraId="22443AD6" w14:textId="77777777" w:rsidR="00DC2B56" w:rsidRPr="00BE7F22" w:rsidRDefault="00DC2B56" w:rsidP="00DC2B56">
      <w:pPr>
        <w:spacing w:line="276" w:lineRule="auto"/>
        <w:jc w:val="both"/>
        <w:rPr>
          <w:rFonts w:ascii="Aptos Narrow" w:hAnsi="Aptos Narrow"/>
        </w:rPr>
      </w:pPr>
      <w:r w:rsidRPr="00DA11E7">
        <w:rPr>
          <w:rStyle w:val="ARMNChar"/>
          <w:b/>
          <w:color w:val="002060"/>
        </w:rPr>
        <w:t>AMH</w:t>
      </w:r>
      <w:r w:rsidRPr="00BE7F22">
        <w:rPr>
          <w:rFonts w:ascii="Aptos Narrow" w:eastAsiaTheme="majorEastAsia" w:hAnsi="Aptos Narrow" w:cstheme="majorBidi"/>
          <w:b/>
          <w:color w:val="071F5D"/>
          <w:sz w:val="26"/>
          <w:szCs w:val="24"/>
        </w:rPr>
        <w:br/>
      </w:r>
      <w:r w:rsidRPr="00BE7F22">
        <w:rPr>
          <w:rFonts w:ascii="Aptos Narrow" w:hAnsi="Aptos Narrow"/>
        </w:rPr>
        <w:t xml:space="preserve">For AMH, the reserve decreased from 2,927 to 1,283 (–56%). This variation is mainly explained by a methodological adjustment: the last three development periods are now estimated using the Bornhuetter-Ferguson (BF) method instead of the Initial Expected Loss Ratio (IELR). </w:t>
      </w:r>
    </w:p>
    <w:p w14:paraId="383205BB" w14:textId="77777777" w:rsidR="00DE2DD5" w:rsidRDefault="00DC2B56" w:rsidP="00DC2B56">
      <w:pPr>
        <w:spacing w:line="276" w:lineRule="auto"/>
        <w:jc w:val="both"/>
        <w:rPr>
          <w:rFonts w:ascii="Aptos Narrow" w:hAnsi="Aptos Narrow"/>
        </w:rPr>
      </w:pPr>
      <w:r w:rsidRPr="00BE7F22">
        <w:rPr>
          <w:rFonts w:ascii="Aptos Narrow" w:hAnsi="Aptos Narrow"/>
        </w:rPr>
        <w:t xml:space="preserve">In prior closings, the use of IELR in these maturities occasionally produced negative IBNR estimates, which was neither realistic nor consistent with the expected behavior of the block. Moving to BF addresses this issue, as the method blends an expected loss ratio with actual emerging development. </w:t>
      </w:r>
    </w:p>
    <w:p w14:paraId="7815D53B" w14:textId="77F61FE1" w:rsidR="00DC2B56" w:rsidRPr="00BE7F22" w:rsidRDefault="00DC2B56" w:rsidP="00DC2B56">
      <w:pPr>
        <w:spacing w:line="276" w:lineRule="auto"/>
        <w:jc w:val="both"/>
        <w:rPr>
          <w:rFonts w:ascii="Aptos Narrow" w:hAnsi="Aptos Narrow"/>
        </w:rPr>
      </w:pPr>
      <w:r w:rsidRPr="00BE7F22">
        <w:rPr>
          <w:rFonts w:ascii="Aptos Narrow" w:hAnsi="Aptos Narrow"/>
        </w:rPr>
        <w:t>Since recent payments have been lighter than the expected ratio, the new approach results in a lower reserve, but one that is more stable, credible, and prudent.</w:t>
      </w:r>
    </w:p>
    <w:p w14:paraId="4AE9A2E9" w14:textId="77777777" w:rsidR="00BE7F22" w:rsidRPr="00BE7F22" w:rsidRDefault="00BE7F22" w:rsidP="00DC2B56">
      <w:pPr>
        <w:spacing w:line="276" w:lineRule="auto"/>
        <w:jc w:val="both"/>
        <w:rPr>
          <w:rFonts w:ascii="Aptos Narrow" w:hAnsi="Aptos Narrow"/>
        </w:rPr>
      </w:pPr>
    </w:p>
    <w:p w14:paraId="14F896B5" w14:textId="77777777" w:rsidR="00BE7F22" w:rsidRPr="00696E22" w:rsidRDefault="00BE7F22" w:rsidP="00BE7F22">
      <w:pPr>
        <w:spacing w:line="276" w:lineRule="auto"/>
        <w:jc w:val="both"/>
        <w:rPr>
          <w:rFonts w:ascii="Aptos Narrow" w:hAnsi="Aptos Narrow"/>
        </w:rPr>
      </w:pPr>
      <w:r w:rsidRPr="00DA11E7">
        <w:rPr>
          <w:rStyle w:val="ARMNChar"/>
          <w:b/>
          <w:bCs/>
          <w:color w:val="002060"/>
        </w:rPr>
        <w:t>GBR</w:t>
      </w:r>
      <w:r w:rsidRPr="00696E22">
        <w:rPr>
          <w:rFonts w:ascii="Aptos Narrow" w:hAnsi="Aptos Narrow"/>
        </w:rPr>
        <w:br/>
        <w:t xml:space="preserve">For GBR, the reserve increased from 23,588 to 30,133 (+28%). This change is explained by an adjustment to the Initial Expected Loss Ratio (IELR), which was increased from 80% to 100%. The previous assumption underestimated the expected ultimate loss ratio for this block, leading to a lower reserve that was not consistent with the emerging experience. </w:t>
      </w:r>
    </w:p>
    <w:p w14:paraId="3DC4366B" w14:textId="3DA8EF7E" w:rsidR="00BE7F22" w:rsidRPr="00696E22" w:rsidRDefault="00BE7F22" w:rsidP="00BE7F22">
      <w:pPr>
        <w:spacing w:line="276" w:lineRule="auto"/>
        <w:jc w:val="both"/>
        <w:rPr>
          <w:rFonts w:ascii="Aptos Narrow" w:hAnsi="Aptos Narrow"/>
        </w:rPr>
      </w:pPr>
      <w:r w:rsidRPr="00696E22">
        <w:rPr>
          <w:rFonts w:ascii="Aptos Narrow" w:hAnsi="Aptos Narrow"/>
        </w:rPr>
        <w:lastRenderedPageBreak/>
        <w:t>By updating the IELR to 100%, the estimate is now better aligned with observed claims patterns and ensures that the reserve reflects a more prudent and adequate level of liability.</w:t>
      </w:r>
    </w:p>
    <w:p w14:paraId="7C8FA48F" w14:textId="77777777" w:rsidR="00553878" w:rsidRPr="00696E22" w:rsidRDefault="00553878" w:rsidP="00BE7F22">
      <w:pPr>
        <w:spacing w:line="276" w:lineRule="auto"/>
        <w:jc w:val="both"/>
        <w:rPr>
          <w:rFonts w:ascii="Aptos Narrow" w:hAnsi="Aptos Narrow"/>
        </w:rPr>
      </w:pPr>
    </w:p>
    <w:p w14:paraId="481D7FFB" w14:textId="3B9F7662" w:rsidR="00553878" w:rsidRPr="00DA11E7" w:rsidRDefault="00553878" w:rsidP="00BE7F22">
      <w:pPr>
        <w:spacing w:line="276" w:lineRule="auto"/>
        <w:jc w:val="both"/>
        <w:rPr>
          <w:rStyle w:val="ARMNChar"/>
          <w:b/>
          <w:bCs/>
          <w:color w:val="002060"/>
        </w:rPr>
      </w:pPr>
      <w:r w:rsidRPr="00DA11E7">
        <w:rPr>
          <w:rStyle w:val="ARMNChar"/>
          <w:b/>
          <w:bCs/>
          <w:color w:val="002060"/>
        </w:rPr>
        <w:t>GTL</w:t>
      </w:r>
    </w:p>
    <w:p w14:paraId="2BE30196" w14:textId="77777777" w:rsidR="00553878" w:rsidRPr="00696E22" w:rsidRDefault="00553878" w:rsidP="00553878">
      <w:pPr>
        <w:spacing w:line="276" w:lineRule="auto"/>
        <w:jc w:val="both"/>
        <w:rPr>
          <w:rFonts w:ascii="Aptos Narrow" w:hAnsi="Aptos Narrow"/>
        </w:rPr>
      </w:pPr>
      <w:r w:rsidRPr="00553878">
        <w:rPr>
          <w:rFonts w:ascii="Aptos Narrow" w:hAnsi="Aptos Narrow"/>
        </w:rPr>
        <w:t xml:space="preserve">For GTL, the reserve increased from 172,381 to 207,392 (+20%). This change is mainly explained by an adjustment in the selection of development volumes, moving from an average of 12 and 6 months to the “VolAll” pattern. The previous approach relied on shorter horizons that introduced volatility into the factors, occasionally producing results that were not representative of the block’s true development. </w:t>
      </w:r>
    </w:p>
    <w:p w14:paraId="032BEFD3" w14:textId="0075379C" w:rsidR="00553878" w:rsidRPr="00553878" w:rsidRDefault="00553878" w:rsidP="00553878">
      <w:pPr>
        <w:spacing w:line="276" w:lineRule="auto"/>
        <w:jc w:val="both"/>
        <w:rPr>
          <w:rFonts w:ascii="Aptos Narrow" w:hAnsi="Aptos Narrow"/>
        </w:rPr>
      </w:pPr>
      <w:r w:rsidRPr="00553878">
        <w:rPr>
          <w:rFonts w:ascii="Aptos Narrow" w:hAnsi="Aptos Narrow"/>
        </w:rPr>
        <w:t>By adopting VolAll, the calculation incorporates the full historical payment experience, which provides a more stable and credible set of completion factors. Given the size and importance of this block, the change ensures greater consistency in the estimates, even though it results in a higher reserve.</w:t>
      </w:r>
    </w:p>
    <w:p w14:paraId="1DA6B8A8" w14:textId="77777777" w:rsidR="00553878" w:rsidRPr="00696E22" w:rsidRDefault="00553878" w:rsidP="00BE7F22">
      <w:pPr>
        <w:spacing w:line="276" w:lineRule="auto"/>
        <w:jc w:val="both"/>
        <w:rPr>
          <w:rFonts w:ascii="Aptos Narrow" w:hAnsi="Aptos Narrow"/>
        </w:rPr>
      </w:pPr>
    </w:p>
    <w:p w14:paraId="4020C099" w14:textId="77777777" w:rsidR="00553878" w:rsidRPr="00696E22" w:rsidRDefault="00553878" w:rsidP="00553878">
      <w:pPr>
        <w:spacing w:line="276" w:lineRule="auto"/>
        <w:jc w:val="both"/>
        <w:rPr>
          <w:rFonts w:ascii="Aptos Narrow" w:hAnsi="Aptos Narrow"/>
        </w:rPr>
      </w:pPr>
      <w:r w:rsidRPr="00DA11E7">
        <w:rPr>
          <w:rStyle w:val="ARMNChar"/>
          <w:b/>
          <w:bCs/>
          <w:color w:val="002060"/>
        </w:rPr>
        <w:t>NFL</w:t>
      </w:r>
      <w:r w:rsidRPr="00553878">
        <w:rPr>
          <w:rFonts w:ascii="Aptos Narrow" w:hAnsi="Aptos Narrow"/>
        </w:rPr>
        <w:br/>
        <w:t xml:space="preserve">For NFL, the reserve increased from 49,071 to 57,340 (+17%). This variation is explained by an adjustment to the Initial Expected Loss Ratio (IELR), which was updated to 250. The previous assumption underestimated the ultimate loss expectations of this block, leading to a reserve level that was not aligned with the actual development observed in recent periods. </w:t>
      </w:r>
    </w:p>
    <w:p w14:paraId="660D28C6" w14:textId="4B84C906" w:rsidR="00553878" w:rsidRPr="00696E22" w:rsidRDefault="00553878" w:rsidP="00553878">
      <w:pPr>
        <w:spacing w:line="276" w:lineRule="auto"/>
        <w:jc w:val="both"/>
        <w:rPr>
          <w:rFonts w:ascii="Aptos Narrow" w:hAnsi="Aptos Narrow"/>
        </w:rPr>
      </w:pPr>
      <w:r w:rsidRPr="00553878">
        <w:rPr>
          <w:rFonts w:ascii="Aptos Narrow" w:hAnsi="Aptos Narrow"/>
        </w:rPr>
        <w:t>By increasing the IELR, the methodology ensures that the reserve more accurately reflects the risk profile of NFL, strengthening prudence and consistency with the emerging experience.</w:t>
      </w:r>
    </w:p>
    <w:p w14:paraId="0E848741" w14:textId="77777777" w:rsidR="00553878" w:rsidRPr="00696E22" w:rsidRDefault="00553878" w:rsidP="00553878">
      <w:pPr>
        <w:spacing w:line="276" w:lineRule="auto"/>
        <w:jc w:val="both"/>
        <w:rPr>
          <w:rFonts w:ascii="Aptos Narrow" w:hAnsi="Aptos Narrow"/>
        </w:rPr>
      </w:pPr>
    </w:p>
    <w:p w14:paraId="34E6395E" w14:textId="77777777" w:rsidR="00696E22" w:rsidRPr="00696E22" w:rsidRDefault="00696E22" w:rsidP="00553878">
      <w:pPr>
        <w:spacing w:line="276" w:lineRule="auto"/>
        <w:jc w:val="both"/>
        <w:rPr>
          <w:rFonts w:ascii="Aptos Narrow" w:hAnsi="Aptos Narrow"/>
        </w:rPr>
      </w:pPr>
      <w:r w:rsidRPr="00DA11E7">
        <w:rPr>
          <w:rStyle w:val="ARMNChar"/>
          <w:b/>
          <w:color w:val="002060"/>
        </w:rPr>
        <w:t>NSL</w:t>
      </w:r>
      <w:r w:rsidRPr="00696E22">
        <w:rPr>
          <w:rFonts w:ascii="Aptos Narrow" w:hAnsi="Aptos Narrow"/>
        </w:rPr>
        <w:br/>
        <w:t xml:space="preserve">For NSL, the reserve decreased from 56,693 to 41,515 (–27%). This change is mainly explained by a methodological adjustment: the last three development periods are now estimated using the Bornhuetter-Ferguson (BF) method. Under the previous approach, relying exclusively on development factors in these late maturities resulted in unstable estimates, which were not fully consistent with the block’s expected behavior. </w:t>
      </w:r>
    </w:p>
    <w:p w14:paraId="3E688802" w14:textId="32F125D1" w:rsidR="00553878" w:rsidRPr="00696E22" w:rsidRDefault="00696E22" w:rsidP="00553878">
      <w:pPr>
        <w:spacing w:line="276" w:lineRule="auto"/>
        <w:jc w:val="both"/>
        <w:rPr>
          <w:rFonts w:ascii="Aptos Narrow" w:hAnsi="Aptos Narrow"/>
        </w:rPr>
      </w:pPr>
      <w:r w:rsidRPr="00696E22">
        <w:rPr>
          <w:rFonts w:ascii="Aptos Narrow" w:hAnsi="Aptos Narrow"/>
        </w:rPr>
        <w:t xml:space="preserve">By applying BF, the calculation blends historical development with an expected loss ratio, reducing </w:t>
      </w:r>
      <w:r w:rsidR="00F7148E" w:rsidRPr="00696E22">
        <w:rPr>
          <w:rFonts w:ascii="Aptos Narrow" w:hAnsi="Aptos Narrow"/>
        </w:rPr>
        <w:t>volatility</w:t>
      </w:r>
      <w:r w:rsidRPr="00696E22">
        <w:rPr>
          <w:rFonts w:ascii="Aptos Narrow" w:hAnsi="Aptos Narrow"/>
        </w:rPr>
        <w:t xml:space="preserve"> and producing a more credible result. Although this adjustment lowered the reserve, it provides a more stable and prudent estimate for NSL.</w:t>
      </w:r>
    </w:p>
    <w:p w14:paraId="7C36251A" w14:textId="77777777" w:rsidR="00696E22" w:rsidRPr="00696E22" w:rsidRDefault="00696E22" w:rsidP="00553878">
      <w:pPr>
        <w:spacing w:line="276" w:lineRule="auto"/>
        <w:jc w:val="both"/>
        <w:rPr>
          <w:rFonts w:ascii="Aptos Narrow" w:hAnsi="Aptos Narrow"/>
        </w:rPr>
      </w:pPr>
    </w:p>
    <w:p w14:paraId="0EC45CEA" w14:textId="5CDAA909" w:rsidR="00696E22" w:rsidRPr="00DA11E7" w:rsidRDefault="00696E22" w:rsidP="00553878">
      <w:pPr>
        <w:spacing w:line="276" w:lineRule="auto"/>
        <w:jc w:val="both"/>
        <w:rPr>
          <w:rStyle w:val="ARMNChar"/>
          <w:b/>
          <w:color w:val="002060"/>
        </w:rPr>
      </w:pPr>
      <w:r w:rsidRPr="00DA11E7">
        <w:rPr>
          <w:rStyle w:val="ARMNChar"/>
          <w:b/>
          <w:color w:val="002060"/>
        </w:rPr>
        <w:t>PEN</w:t>
      </w:r>
    </w:p>
    <w:p w14:paraId="0FC1320B" w14:textId="0A265EB0" w:rsidR="00696E22" w:rsidRPr="00696E22" w:rsidRDefault="00696E22" w:rsidP="00696E22">
      <w:pPr>
        <w:spacing w:line="276" w:lineRule="auto"/>
        <w:jc w:val="both"/>
        <w:rPr>
          <w:rFonts w:ascii="Aptos Narrow" w:hAnsi="Aptos Narrow"/>
        </w:rPr>
      </w:pPr>
      <w:r w:rsidRPr="00696E22">
        <w:rPr>
          <w:rFonts w:ascii="Aptos Narrow" w:hAnsi="Aptos Narrow"/>
        </w:rPr>
        <w:t xml:space="preserve">For PEN, the reserve increased </w:t>
      </w:r>
      <w:r w:rsidR="00F7148E" w:rsidRPr="00696E22">
        <w:rPr>
          <w:rFonts w:ascii="Aptos Narrow" w:hAnsi="Aptos Narrow"/>
        </w:rPr>
        <w:t>from</w:t>
      </w:r>
      <w:r w:rsidR="00F7148E">
        <w:rPr>
          <w:rFonts w:ascii="Aptos Narrow" w:hAnsi="Aptos Narrow"/>
        </w:rPr>
        <w:t xml:space="preserve"> </w:t>
      </w:r>
      <w:r w:rsidR="00F7148E" w:rsidRPr="00696E22">
        <w:rPr>
          <w:rFonts w:ascii="Aptos Narrow" w:hAnsi="Aptos Narrow"/>
        </w:rPr>
        <w:t xml:space="preserve"> </w:t>
      </w:r>
      <w:r w:rsidR="00F7148E">
        <w:rPr>
          <w:rFonts w:ascii="Aptos Narrow" w:hAnsi="Aptos Narrow"/>
        </w:rPr>
        <w:t>83,112</w:t>
      </w:r>
      <w:r w:rsidRPr="00696E22">
        <w:rPr>
          <w:rFonts w:ascii="Aptos Narrow" w:hAnsi="Aptos Narrow"/>
        </w:rPr>
        <w:t xml:space="preserve"> to 1</w:t>
      </w:r>
      <w:r w:rsidR="00DE2DD5">
        <w:rPr>
          <w:rFonts w:ascii="Aptos Narrow" w:hAnsi="Aptos Narrow"/>
        </w:rPr>
        <w:t>03</w:t>
      </w:r>
      <w:r w:rsidRPr="00696E22">
        <w:rPr>
          <w:rFonts w:ascii="Aptos Narrow" w:hAnsi="Aptos Narrow"/>
        </w:rPr>
        <w:t>,</w:t>
      </w:r>
      <w:r w:rsidR="00DE2DD5">
        <w:rPr>
          <w:rFonts w:ascii="Aptos Narrow" w:hAnsi="Aptos Narrow"/>
        </w:rPr>
        <w:t>457</w:t>
      </w:r>
      <w:r w:rsidRPr="00696E22">
        <w:rPr>
          <w:rFonts w:ascii="Aptos Narrow" w:hAnsi="Aptos Narrow"/>
        </w:rPr>
        <w:t xml:space="preserve"> (+</w:t>
      </w:r>
      <w:r w:rsidR="00DE2DD5">
        <w:rPr>
          <w:rFonts w:ascii="Aptos Narrow" w:hAnsi="Aptos Narrow"/>
        </w:rPr>
        <w:t>2</w:t>
      </w:r>
      <w:r w:rsidRPr="00696E22">
        <w:rPr>
          <w:rFonts w:ascii="Aptos Narrow" w:hAnsi="Aptos Narrow"/>
        </w:rPr>
        <w:t>4%). Two methodological adjustments explain this change:</w:t>
      </w:r>
    </w:p>
    <w:p w14:paraId="01A98D71" w14:textId="77777777" w:rsidR="00696E22" w:rsidRPr="00696E22" w:rsidRDefault="00696E22" w:rsidP="00696E22">
      <w:pPr>
        <w:numPr>
          <w:ilvl w:val="0"/>
          <w:numId w:val="27"/>
        </w:numPr>
        <w:spacing w:line="276" w:lineRule="auto"/>
        <w:jc w:val="both"/>
        <w:rPr>
          <w:rFonts w:ascii="Aptos Narrow" w:hAnsi="Aptos Narrow"/>
        </w:rPr>
      </w:pPr>
      <w:r w:rsidRPr="00696E22">
        <w:rPr>
          <w:rFonts w:ascii="Aptos Narrow" w:hAnsi="Aptos Narrow"/>
          <w:b/>
          <w:bCs/>
        </w:rPr>
        <w:t>Change in volume selection:</w:t>
      </w:r>
      <w:r w:rsidRPr="00696E22">
        <w:rPr>
          <w:rFonts w:ascii="Aptos Narrow" w:hAnsi="Aptos Narrow"/>
        </w:rPr>
        <w:t xml:space="preserve"> The calculation moved from an average of 3 and 6 months to a pure 6-month horizon. The previous averaging introduced volatility in the completion factors, particularly at early maturities. By relying exclusively on the 6-month horizon, the methodology captures recent payment patterns in a more stable and representative way.</w:t>
      </w:r>
    </w:p>
    <w:p w14:paraId="60A3D96D" w14:textId="77777777" w:rsidR="00696E22" w:rsidRPr="00696E22" w:rsidRDefault="00696E22" w:rsidP="00696E22">
      <w:pPr>
        <w:numPr>
          <w:ilvl w:val="0"/>
          <w:numId w:val="27"/>
        </w:numPr>
        <w:spacing w:line="276" w:lineRule="auto"/>
        <w:jc w:val="both"/>
        <w:rPr>
          <w:rFonts w:ascii="Aptos Narrow" w:hAnsi="Aptos Narrow"/>
        </w:rPr>
      </w:pPr>
      <w:r w:rsidRPr="00696E22">
        <w:rPr>
          <w:rFonts w:ascii="Aptos Narrow" w:hAnsi="Aptos Narrow"/>
          <w:b/>
          <w:bCs/>
        </w:rPr>
        <w:t>IELR adjustment:</w:t>
      </w:r>
      <w:r w:rsidRPr="00696E22">
        <w:rPr>
          <w:rFonts w:ascii="Aptos Narrow" w:hAnsi="Aptos Narrow"/>
        </w:rPr>
        <w:t xml:space="preserve"> The Initial Expected Loss Ratio was updated to 100%. The previous level understated the expected ultimate loss ratio for this block, leading to reserves that were insufficient when compared with the actual development. Aligning the IELR with the observed experience strengthens prudence in the estimation.</w:t>
      </w:r>
    </w:p>
    <w:p w14:paraId="08D91F57" w14:textId="2B476E8C" w:rsidR="00696E22" w:rsidRDefault="00696E22" w:rsidP="00696E22">
      <w:pPr>
        <w:spacing w:line="276" w:lineRule="auto"/>
        <w:jc w:val="both"/>
        <w:rPr>
          <w:rFonts w:ascii="Aptos Narrow" w:hAnsi="Aptos Narrow"/>
        </w:rPr>
      </w:pPr>
      <w:r w:rsidRPr="00696E22">
        <w:rPr>
          <w:rFonts w:ascii="Aptos Narrow" w:hAnsi="Aptos Narrow"/>
        </w:rPr>
        <w:lastRenderedPageBreak/>
        <w:t xml:space="preserve">Together, these adjustments explain the </w:t>
      </w:r>
      <w:r w:rsidR="00DE2DD5">
        <w:rPr>
          <w:rFonts w:ascii="Aptos Narrow" w:hAnsi="Aptos Narrow"/>
        </w:rPr>
        <w:t>2</w:t>
      </w:r>
      <w:r w:rsidRPr="00696E22">
        <w:rPr>
          <w:rFonts w:ascii="Aptos Narrow" w:hAnsi="Aptos Narrow"/>
        </w:rPr>
        <w:t>4% increase, resulting in a higher but more credible reserve that better reflects the underlying dynamics of the PEN block.</w:t>
      </w:r>
    </w:p>
    <w:p w14:paraId="70251ACD" w14:textId="77777777" w:rsidR="00696E22" w:rsidRDefault="00696E22" w:rsidP="00696E22">
      <w:pPr>
        <w:spacing w:line="276" w:lineRule="auto"/>
        <w:jc w:val="both"/>
        <w:rPr>
          <w:rFonts w:ascii="Aptos Narrow" w:hAnsi="Aptos Narrow"/>
        </w:rPr>
      </w:pPr>
    </w:p>
    <w:p w14:paraId="582CEAF9" w14:textId="3B20453D" w:rsidR="00DA11E7" w:rsidRDefault="00696E22" w:rsidP="00696E22">
      <w:pPr>
        <w:spacing w:line="276" w:lineRule="auto"/>
        <w:jc w:val="both"/>
        <w:rPr>
          <w:ins w:id="115" w:author="Franco Nahuel Olivero" w:date="2025-08-29T13:54:00Z" w16du:dateUtc="2025-08-29T18:54:00Z"/>
          <w:rFonts w:ascii="Aptos Narrow" w:hAnsi="Aptos Narrow"/>
        </w:rPr>
      </w:pPr>
      <w:r w:rsidRPr="00DA11E7">
        <w:rPr>
          <w:rStyle w:val="ARMNChar"/>
          <w:b/>
          <w:bCs/>
          <w:color w:val="002060"/>
        </w:rPr>
        <w:t>PHS</w:t>
      </w:r>
      <w:r w:rsidRPr="00696E22">
        <w:rPr>
          <w:rFonts w:ascii="Aptos Narrow" w:hAnsi="Aptos Narrow"/>
        </w:rPr>
        <w:br/>
        <w:t>For PHS, the reserve remained unchanged at 99,171. No methodological adjustments were applied in this block, as the previous assumptions already produced stable and credible results. The consistency of the estimate confirms that the existing approach remains adequate and aligned with the observed experience.</w:t>
      </w:r>
    </w:p>
    <w:p w14:paraId="5A039789" w14:textId="77777777" w:rsidR="00710434" w:rsidRDefault="00710434" w:rsidP="00696E22">
      <w:pPr>
        <w:spacing w:line="276" w:lineRule="auto"/>
        <w:jc w:val="both"/>
        <w:rPr>
          <w:rFonts w:ascii="Aptos Narrow" w:hAnsi="Aptos Narrow"/>
        </w:rPr>
      </w:pPr>
    </w:p>
    <w:p w14:paraId="30D4A074" w14:textId="77777777" w:rsidR="00F7148E" w:rsidRPr="00861104" w:rsidRDefault="00F7148E" w:rsidP="00861104">
      <w:pPr>
        <w:spacing w:line="276" w:lineRule="auto"/>
        <w:jc w:val="both"/>
        <w:rPr>
          <w:rStyle w:val="ARMNChar"/>
          <w:b/>
          <w:bCs/>
          <w:color w:val="002060"/>
        </w:rPr>
      </w:pPr>
      <w:r w:rsidRPr="00861104">
        <w:rPr>
          <w:rStyle w:val="ARMNChar"/>
          <w:b/>
          <w:bCs/>
          <w:color w:val="002060"/>
        </w:rPr>
        <w:t>PRT</w:t>
      </w:r>
    </w:p>
    <w:p w14:paraId="681C4473" w14:textId="27AADF15" w:rsidR="00F7148E" w:rsidRDefault="00F7148E" w:rsidP="00F7148E">
      <w:pPr>
        <w:spacing w:line="276" w:lineRule="auto"/>
        <w:jc w:val="both"/>
        <w:rPr>
          <w:rFonts w:ascii="Aptos Narrow" w:hAnsi="Aptos Narrow"/>
        </w:rPr>
      </w:pPr>
      <w:r w:rsidRPr="004C217D">
        <w:rPr>
          <w:rFonts w:ascii="Aptos Narrow" w:hAnsi="Aptos Narrow"/>
        </w:rPr>
        <w:t xml:space="preserve">For PRT, the reserve decreased from 70,989 to </w:t>
      </w:r>
      <w:r>
        <w:rPr>
          <w:rFonts w:ascii="Aptos Narrow" w:hAnsi="Aptos Narrow"/>
        </w:rPr>
        <w:t>50,026</w:t>
      </w:r>
      <w:r w:rsidRPr="004C217D">
        <w:rPr>
          <w:rFonts w:ascii="Aptos Narrow" w:hAnsi="Aptos Narrow"/>
        </w:rPr>
        <w:t xml:space="preserve"> (–</w:t>
      </w:r>
      <w:r>
        <w:rPr>
          <w:rFonts w:ascii="Aptos Narrow" w:hAnsi="Aptos Narrow"/>
        </w:rPr>
        <w:t>30</w:t>
      </w:r>
      <w:r w:rsidRPr="004C217D">
        <w:rPr>
          <w:rFonts w:ascii="Aptos Narrow" w:hAnsi="Aptos Narrow"/>
        </w:rPr>
        <w:t xml:space="preserve">%). This change is mainly due to an adjustment in the volume selection, moving from an average of 3 and 6 months to a 12-month horizon. The shorter horizons tended to produce inflated and less stable development factors, which overstated the required reserve. </w:t>
      </w:r>
    </w:p>
    <w:p w14:paraId="1F7AE677" w14:textId="77777777" w:rsidR="00F7148E" w:rsidRDefault="00F7148E" w:rsidP="00F7148E">
      <w:pPr>
        <w:spacing w:line="276" w:lineRule="auto"/>
        <w:jc w:val="both"/>
        <w:rPr>
          <w:rFonts w:ascii="Aptos Narrow" w:hAnsi="Aptos Narrow"/>
        </w:rPr>
      </w:pPr>
      <w:r w:rsidRPr="004C217D">
        <w:rPr>
          <w:rFonts w:ascii="Aptos Narrow" w:hAnsi="Aptos Narrow"/>
        </w:rPr>
        <w:t xml:space="preserve">By adopting a 12-month view, the calculation incorporates a broader base of experience, smoothing out short-term volatility and resulting in a more balanced projection. </w:t>
      </w:r>
    </w:p>
    <w:p w14:paraId="48E83248" w14:textId="77777777" w:rsidR="00F7148E" w:rsidRDefault="00F7148E" w:rsidP="00F7148E">
      <w:pPr>
        <w:spacing w:line="276" w:lineRule="auto"/>
        <w:jc w:val="both"/>
        <w:rPr>
          <w:rFonts w:ascii="Aptos Narrow" w:hAnsi="Aptos Narrow"/>
        </w:rPr>
      </w:pPr>
      <w:r w:rsidRPr="004C217D">
        <w:rPr>
          <w:rFonts w:ascii="Aptos Narrow" w:hAnsi="Aptos Narrow"/>
        </w:rPr>
        <w:t>Although the adjustment reduced the reserve, it provides a more stable and credible estimate that better reflects the underlying development of the block.</w:t>
      </w:r>
    </w:p>
    <w:p w14:paraId="5F6276A7" w14:textId="77777777" w:rsidR="00F7148E" w:rsidRDefault="00F7148E" w:rsidP="00696E22">
      <w:pPr>
        <w:spacing w:line="276" w:lineRule="auto"/>
        <w:jc w:val="both"/>
        <w:rPr>
          <w:rFonts w:ascii="Aptos Narrow" w:hAnsi="Aptos Narrow"/>
        </w:rPr>
      </w:pPr>
    </w:p>
    <w:p w14:paraId="47710CF2" w14:textId="77777777" w:rsidR="00DE2DD5" w:rsidRPr="00DA11E7" w:rsidRDefault="00DE2DD5" w:rsidP="00DE2DD5">
      <w:pPr>
        <w:spacing w:line="276" w:lineRule="auto"/>
        <w:jc w:val="both"/>
        <w:rPr>
          <w:rStyle w:val="ARMNChar"/>
          <w:b/>
          <w:bCs/>
          <w:color w:val="002060"/>
        </w:rPr>
      </w:pPr>
      <w:r w:rsidRPr="00DA11E7">
        <w:rPr>
          <w:rStyle w:val="ARMNChar"/>
          <w:b/>
          <w:bCs/>
          <w:color w:val="002060"/>
        </w:rPr>
        <w:t>PLICA-NMS</w:t>
      </w:r>
    </w:p>
    <w:p w14:paraId="7A683BA6" w14:textId="74AE1B88" w:rsidR="00DE2DD5" w:rsidRDefault="00DE2DD5" w:rsidP="00DE2DD5">
      <w:pPr>
        <w:spacing w:line="276" w:lineRule="auto"/>
        <w:jc w:val="both"/>
        <w:rPr>
          <w:rFonts w:ascii="Aptos Narrow" w:hAnsi="Aptos Narrow"/>
        </w:rPr>
      </w:pPr>
      <w:r w:rsidRPr="00696E22">
        <w:rPr>
          <w:rFonts w:ascii="Aptos Narrow" w:hAnsi="Aptos Narrow"/>
        </w:rPr>
        <w:t xml:space="preserve">For PHS, the reserve remained unchanged at </w:t>
      </w:r>
      <w:r>
        <w:rPr>
          <w:rFonts w:ascii="Aptos Narrow" w:hAnsi="Aptos Narrow"/>
        </w:rPr>
        <w:t>115,681</w:t>
      </w:r>
      <w:r w:rsidRPr="00696E22">
        <w:rPr>
          <w:rFonts w:ascii="Aptos Narrow" w:hAnsi="Aptos Narrow"/>
        </w:rPr>
        <w:t>. No methodological adjustments were applied in this block, as the previous assumptions already produced stable and credible results. The consistency of the estimate confirms that the existing approach remains adequate and aligned with the observed experience.</w:t>
      </w:r>
    </w:p>
    <w:p w14:paraId="48A8066F" w14:textId="77777777" w:rsidR="00DE2DD5" w:rsidRPr="00644D1E" w:rsidRDefault="00DE2DD5" w:rsidP="00DE2DD5">
      <w:pPr>
        <w:spacing w:line="276" w:lineRule="auto"/>
        <w:jc w:val="both"/>
        <w:rPr>
          <w:rStyle w:val="ARMH3Char"/>
          <w:rFonts w:ascii="Aptos Narrow" w:hAnsi="Aptos Narrow"/>
          <w:bCs/>
        </w:rPr>
      </w:pPr>
    </w:p>
    <w:p w14:paraId="089B2F33" w14:textId="77777777" w:rsidR="00710434" w:rsidRDefault="00710434">
      <w:pPr>
        <w:spacing w:after="160" w:line="259" w:lineRule="auto"/>
        <w:rPr>
          <w:ins w:id="116" w:author="Franco Nahuel Olivero" w:date="2025-08-29T13:55:00Z" w16du:dateUtc="2025-08-29T18:55:00Z"/>
          <w:rStyle w:val="ARMNChar"/>
          <w:b/>
          <w:bCs/>
          <w:color w:val="002060"/>
        </w:rPr>
      </w:pPr>
      <w:ins w:id="117" w:author="Franco Nahuel Olivero" w:date="2025-08-29T13:55:00Z" w16du:dateUtc="2025-08-29T18:55:00Z">
        <w:r>
          <w:rPr>
            <w:rStyle w:val="ARMNChar"/>
            <w:b/>
            <w:bCs/>
            <w:color w:val="002060"/>
          </w:rPr>
          <w:br w:type="page"/>
        </w:r>
      </w:ins>
    </w:p>
    <w:p w14:paraId="710BB241" w14:textId="3507D5A0" w:rsidR="00DE2DD5" w:rsidRPr="00DA11E7" w:rsidRDefault="00DE2DD5" w:rsidP="00DE2DD5">
      <w:pPr>
        <w:spacing w:line="276" w:lineRule="auto"/>
        <w:jc w:val="both"/>
        <w:rPr>
          <w:rStyle w:val="ARMNChar"/>
          <w:b/>
          <w:bCs/>
          <w:color w:val="002060"/>
        </w:rPr>
      </w:pPr>
      <w:r w:rsidRPr="00DA11E7">
        <w:rPr>
          <w:rStyle w:val="ARMNChar"/>
          <w:b/>
          <w:bCs/>
          <w:color w:val="002060"/>
        </w:rPr>
        <w:t>PLICA-MS</w:t>
      </w:r>
    </w:p>
    <w:p w14:paraId="01A8D632" w14:textId="7C5829FA" w:rsidR="00DE2DD5" w:rsidRDefault="00DE2DD5" w:rsidP="00DE2DD5">
      <w:pPr>
        <w:spacing w:line="276" w:lineRule="auto"/>
        <w:jc w:val="both"/>
        <w:rPr>
          <w:rFonts w:ascii="Aptos Narrow" w:hAnsi="Aptos Narrow"/>
        </w:rPr>
      </w:pPr>
      <w:r w:rsidRPr="0003670D">
        <w:rPr>
          <w:rFonts w:ascii="Aptos Narrow" w:hAnsi="Aptos Narrow"/>
        </w:rPr>
        <w:t xml:space="preserve">For PLICA-MS, the reserve </w:t>
      </w:r>
      <w:r>
        <w:rPr>
          <w:rFonts w:ascii="Aptos Narrow" w:hAnsi="Aptos Narrow"/>
        </w:rPr>
        <w:t>de</w:t>
      </w:r>
      <w:r w:rsidRPr="0003670D">
        <w:rPr>
          <w:rFonts w:ascii="Aptos Narrow" w:hAnsi="Aptos Narrow"/>
        </w:rPr>
        <w:t xml:space="preserve">creased from 7,638 to </w:t>
      </w:r>
      <w:r>
        <w:rPr>
          <w:rFonts w:ascii="Aptos Narrow" w:hAnsi="Aptos Narrow"/>
        </w:rPr>
        <w:t>6,474</w:t>
      </w:r>
      <w:r w:rsidRPr="0003670D">
        <w:rPr>
          <w:rFonts w:ascii="Aptos Narrow" w:hAnsi="Aptos Narrow"/>
        </w:rPr>
        <w:t xml:space="preserve"> (</w:t>
      </w:r>
      <w:r>
        <w:rPr>
          <w:rFonts w:ascii="Aptos Narrow" w:hAnsi="Aptos Narrow"/>
        </w:rPr>
        <w:t>-15</w:t>
      </w:r>
      <w:r w:rsidRPr="0003670D">
        <w:rPr>
          <w:rFonts w:ascii="Aptos Narrow" w:hAnsi="Aptos Narrow"/>
        </w:rPr>
        <w:t xml:space="preserve">%). IELR is now applied only to the last three months (instead of five), so months with sufficient development are estimated using completion factors rather than a preset ratio. </w:t>
      </w:r>
    </w:p>
    <w:p w14:paraId="452DF410" w14:textId="4EEFEFEB" w:rsidR="00DE2DD5" w:rsidRPr="0003670D" w:rsidRDefault="00DE2DD5" w:rsidP="00DE2DD5">
      <w:pPr>
        <w:spacing w:line="276" w:lineRule="auto"/>
        <w:jc w:val="both"/>
        <w:rPr>
          <w:rFonts w:ascii="Aptos Narrow" w:hAnsi="Aptos Narrow"/>
        </w:rPr>
      </w:pPr>
      <w:r>
        <w:rPr>
          <w:rFonts w:ascii="Aptos Narrow" w:hAnsi="Aptos Narrow"/>
        </w:rPr>
        <w:t>This</w:t>
      </w:r>
      <w:r w:rsidRPr="0003670D">
        <w:rPr>
          <w:rFonts w:ascii="Aptos Narrow" w:hAnsi="Aptos Narrow"/>
        </w:rPr>
        <w:t xml:space="preserve"> adjustment reduce</w:t>
      </w:r>
      <w:r>
        <w:rPr>
          <w:rFonts w:ascii="Aptos Narrow" w:hAnsi="Aptos Narrow"/>
        </w:rPr>
        <w:t>s</w:t>
      </w:r>
      <w:r w:rsidRPr="0003670D">
        <w:rPr>
          <w:rFonts w:ascii="Aptos Narrow" w:hAnsi="Aptos Narrow"/>
        </w:rPr>
        <w:t xml:space="preserve"> the overweighting of IELR where data is already credible and </w:t>
      </w:r>
      <w:r w:rsidR="00F7148E" w:rsidRPr="0003670D">
        <w:rPr>
          <w:rFonts w:ascii="Aptos Narrow" w:hAnsi="Aptos Narrow"/>
        </w:rPr>
        <w:t>raises</w:t>
      </w:r>
      <w:r w:rsidRPr="0003670D">
        <w:rPr>
          <w:rFonts w:ascii="Aptos Narrow" w:hAnsi="Aptos Narrow"/>
        </w:rPr>
        <w:t xml:space="preserve"> adequacy where data is immature</w:t>
      </w:r>
      <w:r>
        <w:rPr>
          <w:rFonts w:ascii="Aptos Narrow" w:hAnsi="Aptos Narrow"/>
        </w:rPr>
        <w:t>.</w:t>
      </w:r>
    </w:p>
    <w:p w14:paraId="341FEA6C" w14:textId="77777777" w:rsidR="00DE2DD5" w:rsidRDefault="00DE2DD5" w:rsidP="00696E22">
      <w:pPr>
        <w:spacing w:line="276" w:lineRule="auto"/>
        <w:jc w:val="both"/>
        <w:rPr>
          <w:rFonts w:ascii="Aptos Narrow" w:hAnsi="Aptos Narrow"/>
        </w:rPr>
      </w:pPr>
    </w:p>
    <w:p w14:paraId="4AA8245B" w14:textId="27F021D2" w:rsidR="00696E22" w:rsidRPr="00DA11E7" w:rsidRDefault="00C2021F" w:rsidP="00696E22">
      <w:pPr>
        <w:spacing w:line="276" w:lineRule="auto"/>
        <w:jc w:val="both"/>
        <w:rPr>
          <w:rStyle w:val="ARMNChar"/>
          <w:b/>
          <w:bCs/>
          <w:color w:val="002060"/>
        </w:rPr>
      </w:pPr>
      <w:r w:rsidRPr="00DA11E7">
        <w:rPr>
          <w:rStyle w:val="ARMNChar"/>
          <w:b/>
          <w:bCs/>
          <w:color w:val="002060"/>
        </w:rPr>
        <w:t>SLI</w:t>
      </w:r>
    </w:p>
    <w:p w14:paraId="2C30AF17" w14:textId="3C485E5D" w:rsidR="00C2021F" w:rsidRDefault="00C2021F" w:rsidP="00C2021F">
      <w:pPr>
        <w:spacing w:line="276" w:lineRule="auto"/>
        <w:jc w:val="both"/>
        <w:rPr>
          <w:rFonts w:ascii="Aptos Narrow" w:hAnsi="Aptos Narrow"/>
        </w:rPr>
      </w:pPr>
      <w:r w:rsidRPr="00696E22">
        <w:rPr>
          <w:rFonts w:ascii="Aptos Narrow" w:hAnsi="Aptos Narrow"/>
        </w:rPr>
        <w:t xml:space="preserve">For PEN, the reserve increased </w:t>
      </w:r>
      <w:r>
        <w:rPr>
          <w:rFonts w:ascii="Aptos Narrow" w:hAnsi="Aptos Narrow"/>
        </w:rPr>
        <w:t>from 22,734</w:t>
      </w:r>
      <w:r w:rsidRPr="00696E22">
        <w:rPr>
          <w:rFonts w:ascii="Aptos Narrow" w:hAnsi="Aptos Narrow"/>
        </w:rPr>
        <w:t xml:space="preserve"> to </w:t>
      </w:r>
      <w:r w:rsidR="00DE2DD5">
        <w:rPr>
          <w:rFonts w:ascii="Aptos Narrow" w:hAnsi="Aptos Narrow"/>
        </w:rPr>
        <w:t>22,676</w:t>
      </w:r>
      <w:r w:rsidRPr="00696E22">
        <w:rPr>
          <w:rFonts w:ascii="Aptos Narrow" w:hAnsi="Aptos Narrow"/>
        </w:rPr>
        <w:t xml:space="preserve"> (</w:t>
      </w:r>
      <w:r w:rsidR="00DE2DD5">
        <w:rPr>
          <w:rFonts w:ascii="Aptos Narrow" w:hAnsi="Aptos Narrow"/>
        </w:rPr>
        <w:t>-0,2</w:t>
      </w:r>
      <w:r w:rsidRPr="00696E22">
        <w:rPr>
          <w:rFonts w:ascii="Aptos Narrow" w:hAnsi="Aptos Narrow"/>
        </w:rPr>
        <w:t xml:space="preserve">%). </w:t>
      </w:r>
      <w:r>
        <w:rPr>
          <w:rFonts w:ascii="Aptos Narrow" w:hAnsi="Aptos Narrow"/>
        </w:rPr>
        <w:t>This change is mainly explained by a change in selections:</w:t>
      </w:r>
      <w:r w:rsidRPr="00696E22">
        <w:rPr>
          <w:rFonts w:ascii="Aptos Narrow" w:hAnsi="Aptos Narrow"/>
        </w:rPr>
        <w:t xml:space="preserve"> The calculation moved from an average of 3 and 6 months to a pure 6-month horizon. The previous averaging introduced volatility in the completion factors, particularly at early maturities. </w:t>
      </w:r>
    </w:p>
    <w:p w14:paraId="6B91D091" w14:textId="7B3B4771" w:rsidR="00C2021F" w:rsidRPr="00696E22" w:rsidRDefault="00C2021F" w:rsidP="00C2021F">
      <w:pPr>
        <w:spacing w:line="276" w:lineRule="auto"/>
        <w:jc w:val="both"/>
        <w:rPr>
          <w:rFonts w:ascii="Aptos Narrow" w:hAnsi="Aptos Narrow"/>
        </w:rPr>
      </w:pPr>
      <w:r w:rsidRPr="00696E22">
        <w:rPr>
          <w:rFonts w:ascii="Aptos Narrow" w:hAnsi="Aptos Narrow"/>
        </w:rPr>
        <w:t>By relying exclusively on the 6-month horizon, the methodology captures recent payment patterns in a more stable and representative way.</w:t>
      </w:r>
    </w:p>
    <w:p w14:paraId="4DA6A00B" w14:textId="77777777" w:rsidR="00C2021F" w:rsidRDefault="00C2021F" w:rsidP="00696E22">
      <w:pPr>
        <w:spacing w:line="276" w:lineRule="auto"/>
        <w:jc w:val="both"/>
        <w:rPr>
          <w:rFonts w:ascii="Aptos Narrow" w:hAnsi="Aptos Narrow"/>
        </w:rPr>
      </w:pPr>
    </w:p>
    <w:p w14:paraId="517AF73F" w14:textId="0B86050A" w:rsidR="00696E22" w:rsidRPr="00DA11E7" w:rsidRDefault="00C2021F" w:rsidP="00696E22">
      <w:pPr>
        <w:spacing w:line="276" w:lineRule="auto"/>
        <w:jc w:val="both"/>
        <w:rPr>
          <w:rStyle w:val="ARMNChar"/>
          <w:b/>
          <w:bCs/>
          <w:color w:val="002060"/>
        </w:rPr>
      </w:pPr>
      <w:r w:rsidRPr="00DA11E7">
        <w:rPr>
          <w:rStyle w:val="ARMNChar"/>
          <w:b/>
          <w:bCs/>
          <w:color w:val="002060"/>
        </w:rPr>
        <w:t>ULI</w:t>
      </w:r>
    </w:p>
    <w:p w14:paraId="096AE2DB" w14:textId="56C4461B" w:rsidR="00C2021F" w:rsidRPr="00696E22" w:rsidRDefault="00C2021F" w:rsidP="00C2021F">
      <w:pPr>
        <w:spacing w:line="276" w:lineRule="auto"/>
        <w:jc w:val="both"/>
        <w:rPr>
          <w:rFonts w:ascii="Aptos Narrow" w:hAnsi="Aptos Narrow"/>
        </w:rPr>
      </w:pPr>
      <w:r w:rsidRPr="00696E22">
        <w:rPr>
          <w:rFonts w:ascii="Aptos Narrow" w:hAnsi="Aptos Narrow"/>
        </w:rPr>
        <w:t xml:space="preserve">For </w:t>
      </w:r>
      <w:r>
        <w:rPr>
          <w:rFonts w:ascii="Aptos Narrow" w:hAnsi="Aptos Narrow"/>
        </w:rPr>
        <w:t>ULI</w:t>
      </w:r>
      <w:r w:rsidRPr="00696E22">
        <w:rPr>
          <w:rFonts w:ascii="Aptos Narrow" w:hAnsi="Aptos Narrow"/>
        </w:rPr>
        <w:t xml:space="preserve">, the reserve </w:t>
      </w:r>
      <w:r>
        <w:rPr>
          <w:rFonts w:ascii="Aptos Narrow" w:hAnsi="Aptos Narrow"/>
        </w:rPr>
        <w:t>increase</w:t>
      </w:r>
      <w:r w:rsidRPr="00696E22">
        <w:rPr>
          <w:rFonts w:ascii="Aptos Narrow" w:hAnsi="Aptos Narrow"/>
        </w:rPr>
        <w:t xml:space="preserve">d from </w:t>
      </w:r>
      <w:r>
        <w:rPr>
          <w:rFonts w:ascii="Aptos Narrow" w:hAnsi="Aptos Narrow"/>
        </w:rPr>
        <w:t>94,503</w:t>
      </w:r>
      <w:r w:rsidRPr="00696E22">
        <w:rPr>
          <w:rFonts w:ascii="Aptos Narrow" w:hAnsi="Aptos Narrow"/>
        </w:rPr>
        <w:t xml:space="preserve"> to </w:t>
      </w:r>
      <w:r>
        <w:rPr>
          <w:rFonts w:ascii="Aptos Narrow" w:hAnsi="Aptos Narrow"/>
        </w:rPr>
        <w:t>109,396</w:t>
      </w:r>
      <w:r w:rsidRPr="00696E22">
        <w:rPr>
          <w:rFonts w:ascii="Aptos Narrow" w:hAnsi="Aptos Narrow"/>
        </w:rPr>
        <w:t xml:space="preserve"> (</w:t>
      </w:r>
      <w:r>
        <w:rPr>
          <w:rFonts w:ascii="Aptos Narrow" w:hAnsi="Aptos Narrow"/>
        </w:rPr>
        <w:t>16</w:t>
      </w:r>
      <w:r w:rsidRPr="00696E22">
        <w:rPr>
          <w:rFonts w:ascii="Aptos Narrow" w:hAnsi="Aptos Narrow"/>
        </w:rPr>
        <w:t xml:space="preserve">%). This change is mainly explained by a methodological adjustment: the last three development periods are now estimated using the Bornhuetter-Ferguson (BF) method. Under the previous approach, relying exclusively on development factors in these late maturities resulted in unstable estimates, which were not fully consistent with the block’s expected behavior. </w:t>
      </w:r>
    </w:p>
    <w:p w14:paraId="648DAAB9" w14:textId="613D00E5" w:rsidR="00C2021F" w:rsidRPr="00696E22" w:rsidRDefault="00C2021F" w:rsidP="00C2021F">
      <w:pPr>
        <w:spacing w:line="276" w:lineRule="auto"/>
        <w:jc w:val="both"/>
        <w:rPr>
          <w:rFonts w:ascii="Aptos Narrow" w:hAnsi="Aptos Narrow"/>
        </w:rPr>
      </w:pPr>
      <w:r w:rsidRPr="00696E22">
        <w:rPr>
          <w:rFonts w:ascii="Aptos Narrow" w:hAnsi="Aptos Narrow"/>
        </w:rPr>
        <w:lastRenderedPageBreak/>
        <w:t xml:space="preserve">By applying BF, the calculation blends historical development with an expected loss ratio, reducing </w:t>
      </w:r>
      <w:r w:rsidR="00DB1FBA" w:rsidRPr="00696E22">
        <w:rPr>
          <w:rFonts w:ascii="Aptos Narrow" w:hAnsi="Aptos Narrow"/>
        </w:rPr>
        <w:t>volatility</w:t>
      </w:r>
      <w:r w:rsidRPr="00696E22">
        <w:rPr>
          <w:rFonts w:ascii="Aptos Narrow" w:hAnsi="Aptos Narrow"/>
        </w:rPr>
        <w:t xml:space="preserve"> and producing a more credible result. </w:t>
      </w:r>
    </w:p>
    <w:p w14:paraId="42D36210" w14:textId="77777777" w:rsidR="00C2021F" w:rsidRDefault="00C2021F" w:rsidP="00696E22">
      <w:pPr>
        <w:spacing w:line="276" w:lineRule="auto"/>
        <w:jc w:val="both"/>
        <w:rPr>
          <w:rFonts w:ascii="Aptos Narrow" w:hAnsi="Aptos Narrow"/>
        </w:rPr>
      </w:pPr>
    </w:p>
    <w:p w14:paraId="3AC7DA1E" w14:textId="77777777" w:rsidR="00696E22" w:rsidRPr="00696E22" w:rsidRDefault="00696E22" w:rsidP="00696E22">
      <w:pPr>
        <w:spacing w:line="276" w:lineRule="auto"/>
        <w:jc w:val="both"/>
        <w:rPr>
          <w:rFonts w:ascii="Aptos Narrow" w:hAnsi="Aptos Narrow"/>
        </w:rPr>
      </w:pPr>
      <w:r w:rsidRPr="00DA11E7">
        <w:rPr>
          <w:rStyle w:val="ARMNChar"/>
          <w:b/>
          <w:bCs/>
          <w:color w:val="002060"/>
        </w:rPr>
        <w:t>USH</w:t>
      </w:r>
      <w:r w:rsidRPr="00696E22">
        <w:rPr>
          <w:rFonts w:ascii="Aptos Narrow" w:hAnsi="Aptos Narrow"/>
        </w:rPr>
        <w:br/>
        <w:t>For USH, the reserve remained unchanged at 40,111. Similar to PHS, no changes were introduced in this block. The results continue to reflect the expected development, and the absence of adjustments indicates that the prior methodology remains appropriate and sufficient for this portfolio.</w:t>
      </w:r>
    </w:p>
    <w:p w14:paraId="2325D638" w14:textId="62338C23" w:rsidR="00927ADD" w:rsidRDefault="00927ADD" w:rsidP="00683B44">
      <w:pPr>
        <w:pStyle w:val="ARMH1"/>
        <w:rPr>
          <w:ins w:id="118" w:author="Franco Nahuel Olivero" w:date="2025-08-29T13:49:00Z" w16du:dateUtc="2025-08-29T18:49:00Z"/>
          <w:rFonts w:ascii="Aptos Narrow" w:hAnsi="Aptos Narrow"/>
        </w:rPr>
      </w:pPr>
      <w:bookmarkStart w:id="119" w:name="_Toc207368537"/>
      <w:r w:rsidRPr="00927ADD">
        <w:rPr>
          <w:rFonts w:ascii="Aptos Narrow" w:hAnsi="Aptos Narrow"/>
        </w:rPr>
        <w:t>Clarification on GBR and GTL IBNP Figures</w:t>
      </w:r>
      <w:bookmarkEnd w:id="119"/>
    </w:p>
    <w:p w14:paraId="0DC32D90" w14:textId="77777777" w:rsidR="00681203" w:rsidRPr="00681203" w:rsidRDefault="00681203" w:rsidP="00681203">
      <w:pPr>
        <w:pStyle w:val="ARMN"/>
        <w:rPr>
          <w:rPrChange w:id="120" w:author="Franco Nahuel Olivero" w:date="2025-08-29T13:49:00Z" w16du:dateUtc="2025-08-29T18:49:00Z">
            <w:rPr>
              <w:rFonts w:ascii="Aptos Narrow" w:hAnsi="Aptos Narrow"/>
            </w:rPr>
          </w:rPrChange>
        </w:rPr>
        <w:pPrChange w:id="121" w:author="Franco Nahuel Olivero" w:date="2025-08-29T13:49:00Z" w16du:dateUtc="2025-08-29T18:49:00Z">
          <w:pPr>
            <w:pStyle w:val="ARMH1"/>
          </w:pPr>
        </w:pPrChange>
      </w:pPr>
    </w:p>
    <w:p w14:paraId="226C659F" w14:textId="5072860B" w:rsidR="00927ADD" w:rsidRDefault="00927ADD" w:rsidP="00EA256E">
      <w:pPr>
        <w:pStyle w:val="ARMN"/>
        <w:spacing w:line="276" w:lineRule="auto"/>
        <w:jc w:val="both"/>
        <w:rPr>
          <w:rFonts w:ascii="Aptos Narrow" w:hAnsi="Aptos Narrow"/>
          <w:sz w:val="22"/>
        </w:rPr>
        <w:pPrChange w:id="122" w:author="Franco Nahuel Olivero" w:date="2025-08-29T13:31:00Z" w16du:dateUtc="2025-08-29T18:31:00Z">
          <w:pPr>
            <w:pStyle w:val="ARMN"/>
            <w:spacing w:line="276" w:lineRule="auto"/>
          </w:pPr>
        </w:pPrChange>
      </w:pPr>
      <w:r w:rsidRPr="00927ADD">
        <w:rPr>
          <w:rFonts w:ascii="Aptos Narrow" w:hAnsi="Aptos Narrow"/>
          <w:sz w:val="22"/>
        </w:rPr>
        <w:t xml:space="preserve">During the methodology revision, </w:t>
      </w:r>
      <w:del w:id="123" w:author="Franco Nahuel Olivero" w:date="2025-08-29T13:32:00Z" w16du:dateUtc="2025-08-29T18:32:00Z">
        <w:r w:rsidRPr="00927ADD" w:rsidDel="00EA256E">
          <w:rPr>
            <w:rFonts w:ascii="Aptos Narrow" w:hAnsi="Aptos Narrow"/>
            <w:sz w:val="22"/>
          </w:rPr>
          <w:delText xml:space="preserve">we identified a manual </w:delText>
        </w:r>
      </w:del>
      <w:ins w:id="124" w:author="Franco Nahuel Olivero" w:date="2025-08-29T13:32:00Z" w16du:dateUtc="2025-08-29T18:32:00Z">
        <w:r w:rsidR="00EA256E">
          <w:rPr>
            <w:rFonts w:ascii="Aptos Narrow" w:hAnsi="Aptos Narrow"/>
            <w:sz w:val="22"/>
          </w:rPr>
          <w:t xml:space="preserve">it was </w:t>
        </w:r>
      </w:ins>
      <w:ins w:id="125" w:author="Franco Nahuel Olivero" w:date="2025-08-29T13:49:00Z" w16du:dateUtc="2025-08-29T18:49:00Z">
        <w:r w:rsidR="00681203">
          <w:rPr>
            <w:rFonts w:ascii="Aptos Narrow" w:hAnsi="Aptos Narrow"/>
            <w:sz w:val="22"/>
          </w:rPr>
          <w:t xml:space="preserve">identified </w:t>
        </w:r>
      </w:ins>
      <w:ins w:id="126" w:author="Franco Nahuel Olivero" w:date="2025-08-29T13:32:00Z" w16du:dateUtc="2025-08-29T18:32:00Z">
        <w:r w:rsidR="00EA256E">
          <w:rPr>
            <w:rFonts w:ascii="Aptos Narrow" w:hAnsi="Aptos Narrow"/>
            <w:sz w:val="22"/>
          </w:rPr>
          <w:t xml:space="preserve">an unexpected </w:t>
        </w:r>
      </w:ins>
      <w:r w:rsidRPr="00927ADD">
        <w:rPr>
          <w:rFonts w:ascii="Aptos Narrow" w:hAnsi="Aptos Narrow"/>
          <w:sz w:val="22"/>
        </w:rPr>
        <w:t xml:space="preserve">error in the application of the Bornhuetter–Ferguson method for the last three months in the GBR and GTL blocks. </w:t>
      </w:r>
    </w:p>
    <w:p w14:paraId="3EC58E81" w14:textId="6C2EC12D" w:rsidR="00927ADD" w:rsidRPr="00927ADD" w:rsidRDefault="00927ADD" w:rsidP="00EA256E">
      <w:pPr>
        <w:pStyle w:val="ARMN"/>
        <w:spacing w:line="276" w:lineRule="auto"/>
        <w:jc w:val="both"/>
        <w:rPr>
          <w:rFonts w:ascii="Aptos Narrow" w:hAnsi="Aptos Narrow"/>
          <w:sz w:val="22"/>
        </w:rPr>
        <w:pPrChange w:id="127" w:author="Franco Nahuel Olivero" w:date="2025-08-29T13:31:00Z" w16du:dateUtc="2025-08-29T18:31:00Z">
          <w:pPr>
            <w:pStyle w:val="ARMN"/>
            <w:spacing w:line="276" w:lineRule="auto"/>
          </w:pPr>
        </w:pPrChange>
      </w:pPr>
      <w:r w:rsidRPr="00927ADD">
        <w:rPr>
          <w:rFonts w:ascii="Aptos Narrow" w:hAnsi="Aptos Narrow"/>
          <w:sz w:val="22"/>
        </w:rPr>
        <w:t xml:space="preserve">Consequently, the June IBNP figures that were previously reported (An IBNP of 261,057 for GTL and 71,290 for GBR) reflect this error. Table </w:t>
      </w:r>
      <w:r>
        <w:rPr>
          <w:rFonts w:ascii="Aptos Narrow" w:hAnsi="Aptos Narrow"/>
          <w:sz w:val="22"/>
        </w:rPr>
        <w:t>4.1</w:t>
      </w:r>
      <w:r w:rsidRPr="00927ADD">
        <w:rPr>
          <w:rFonts w:ascii="Aptos Narrow" w:hAnsi="Aptos Narrow"/>
          <w:sz w:val="22"/>
        </w:rPr>
        <w:t xml:space="preserve"> –</w:t>
      </w:r>
      <w:r>
        <w:rPr>
          <w:rFonts w:ascii="Aptos Narrow" w:hAnsi="Aptos Narrow"/>
          <w:sz w:val="22"/>
        </w:rPr>
        <w:t xml:space="preserve"> “Impact of methodological changes” </w:t>
      </w:r>
      <w:r w:rsidRPr="00927ADD">
        <w:rPr>
          <w:rFonts w:ascii="Aptos Narrow" w:hAnsi="Aptos Narrow"/>
          <w:sz w:val="22"/>
        </w:rPr>
        <w:t xml:space="preserve">presents the corrected IBNP results, to isolate the impact of the changes in the </w:t>
      </w:r>
      <w:del w:id="128" w:author="Franco Nahuel Olivero" w:date="2025-08-29T13:33:00Z" w16du:dateUtc="2025-08-29T18:33:00Z">
        <w:r w:rsidRPr="00927ADD" w:rsidDel="00EA256E">
          <w:rPr>
            <w:rFonts w:ascii="Aptos Narrow" w:hAnsi="Aptos Narrow"/>
            <w:sz w:val="22"/>
          </w:rPr>
          <w:delText>factors</w:delText>
        </w:r>
      </w:del>
      <w:ins w:id="129" w:author="Franco Nahuel Olivero" w:date="2025-08-29T13:33:00Z" w16du:dateUtc="2025-08-29T18:33:00Z">
        <w:r w:rsidR="00EA256E" w:rsidRPr="00927ADD">
          <w:rPr>
            <w:rFonts w:ascii="Aptos Narrow" w:hAnsi="Aptos Narrow"/>
            <w:sz w:val="22"/>
          </w:rPr>
          <w:t>factors.</w:t>
        </w:r>
      </w:ins>
    </w:p>
    <w:p w14:paraId="00DBAD01" w14:textId="6D8BB183" w:rsidR="00553878" w:rsidRDefault="00683B44" w:rsidP="00683B44">
      <w:pPr>
        <w:pStyle w:val="ARMH1"/>
        <w:rPr>
          <w:rFonts w:ascii="Aptos Narrow" w:hAnsi="Aptos Narrow"/>
        </w:rPr>
      </w:pPr>
      <w:bookmarkStart w:id="130" w:name="_Toc207368538"/>
      <w:r>
        <w:rPr>
          <w:rFonts w:ascii="Aptos Narrow" w:hAnsi="Aptos Narrow"/>
        </w:rPr>
        <w:t>Conclusions</w:t>
      </w:r>
      <w:bookmarkEnd w:id="130"/>
    </w:p>
    <w:p w14:paraId="656C00DD" w14:textId="77777777" w:rsidR="0070316B" w:rsidRPr="0070316B" w:rsidRDefault="0070316B" w:rsidP="0070316B">
      <w:pPr>
        <w:pStyle w:val="ARMN"/>
      </w:pPr>
    </w:p>
    <w:p w14:paraId="0856444F" w14:textId="77777777" w:rsidR="0045796E" w:rsidRDefault="00FA6470" w:rsidP="00EA256E">
      <w:pPr>
        <w:pStyle w:val="ARMN"/>
        <w:spacing w:line="276" w:lineRule="auto"/>
        <w:jc w:val="both"/>
        <w:rPr>
          <w:rFonts w:ascii="Aptos Narrow" w:hAnsi="Aptos Narrow"/>
          <w:sz w:val="22"/>
        </w:rPr>
        <w:pPrChange w:id="131" w:author="Franco Nahuel Olivero" w:date="2025-08-29T13:34:00Z" w16du:dateUtc="2025-08-29T18:34:00Z">
          <w:pPr>
            <w:pStyle w:val="ARMN"/>
            <w:spacing w:line="276" w:lineRule="auto"/>
          </w:pPr>
        </w:pPrChange>
      </w:pPr>
      <w:r w:rsidRPr="00FA6470">
        <w:rPr>
          <w:rFonts w:ascii="Aptos Narrow" w:hAnsi="Aptos Narrow"/>
          <w:sz w:val="22"/>
        </w:rPr>
        <w:t xml:space="preserve">The methodology review carried out in June led to a series of targeted adjustments across different blocks, aimed at improving the consistency, prudence, and credibility of IBNP estimates. </w:t>
      </w:r>
    </w:p>
    <w:p w14:paraId="195F82A3" w14:textId="15FF907A" w:rsidR="00FA6470" w:rsidRDefault="00FA6470" w:rsidP="00EA256E">
      <w:pPr>
        <w:pStyle w:val="ARMN"/>
        <w:spacing w:line="276" w:lineRule="auto"/>
        <w:jc w:val="both"/>
        <w:rPr>
          <w:rFonts w:ascii="Aptos Narrow" w:hAnsi="Aptos Narrow"/>
          <w:sz w:val="22"/>
        </w:rPr>
        <w:pPrChange w:id="132" w:author="Franco Nahuel Olivero" w:date="2025-08-29T13:34:00Z" w16du:dateUtc="2025-08-29T18:34:00Z">
          <w:pPr>
            <w:pStyle w:val="ARMN"/>
            <w:spacing w:line="276" w:lineRule="auto"/>
          </w:pPr>
        </w:pPrChange>
      </w:pPr>
      <w:r w:rsidRPr="00FA6470">
        <w:rPr>
          <w:rFonts w:ascii="Aptos Narrow" w:hAnsi="Aptos Narrow"/>
          <w:sz w:val="22"/>
        </w:rPr>
        <w:t xml:space="preserve">While the overall impact was an increase of approximately </w:t>
      </w:r>
      <w:r w:rsidR="0045796E">
        <w:rPr>
          <w:rFonts w:ascii="Aptos Narrow" w:hAnsi="Aptos Narrow"/>
          <w:sz w:val="22"/>
        </w:rPr>
        <w:t>5</w:t>
      </w:r>
      <w:r w:rsidRPr="00FA6470">
        <w:rPr>
          <w:rFonts w:ascii="Aptos Narrow" w:hAnsi="Aptos Narrow"/>
          <w:sz w:val="22"/>
        </w:rPr>
        <w:t xml:space="preserve">% in total reserves, the effect was not uniform: some blocks increased due to higher IELR assumptions or broader volume selections, others decreased following the adoption of Bornhuetter-Ferguson to address volatility, and several remained stable with no changes required. </w:t>
      </w:r>
    </w:p>
    <w:p w14:paraId="0D3E4EFC" w14:textId="77777777" w:rsidR="0045796E" w:rsidRDefault="0045796E" w:rsidP="00FA6470">
      <w:pPr>
        <w:pStyle w:val="ARMN"/>
        <w:spacing w:line="276" w:lineRule="auto"/>
        <w:rPr>
          <w:rFonts w:ascii="Aptos Narrow" w:hAnsi="Aptos Narrow"/>
          <w:sz w:val="22"/>
        </w:rPr>
      </w:pPr>
    </w:p>
    <w:p w14:paraId="6AD4D210" w14:textId="70872FB6" w:rsidR="00FA6470" w:rsidRPr="00FA6470" w:rsidRDefault="00FA6470" w:rsidP="00EA256E">
      <w:pPr>
        <w:pStyle w:val="ARMN"/>
        <w:spacing w:line="276" w:lineRule="auto"/>
        <w:jc w:val="both"/>
        <w:rPr>
          <w:rFonts w:ascii="Aptos Narrow" w:hAnsi="Aptos Narrow"/>
          <w:sz w:val="22"/>
        </w:rPr>
        <w:pPrChange w:id="133" w:author="Franco Nahuel Olivero" w:date="2025-08-29T13:34:00Z" w16du:dateUtc="2025-08-29T18:34:00Z">
          <w:pPr>
            <w:pStyle w:val="ARMN"/>
            <w:spacing w:line="276" w:lineRule="auto"/>
          </w:pPr>
        </w:pPrChange>
      </w:pPr>
      <w:r w:rsidRPr="00FA6470">
        <w:rPr>
          <w:rFonts w:ascii="Aptos Narrow" w:hAnsi="Aptos Narrow"/>
          <w:sz w:val="22"/>
        </w:rPr>
        <w:t>These results confirm that the revised framework better reflects the actual experience of each portfolio, minimizes distortions from immature or unstable data, and ensures that the company maintains a prudent reserve position aligned with its risk profile.</w:t>
      </w:r>
    </w:p>
    <w:sectPr w:rsidR="00FA6470" w:rsidRPr="00FA6470" w:rsidSect="001E4175">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9094" w14:textId="77777777" w:rsidR="00BD3507" w:rsidRDefault="00BD3507" w:rsidP="003C7C34">
      <w:r>
        <w:separator/>
      </w:r>
    </w:p>
  </w:endnote>
  <w:endnote w:type="continuationSeparator" w:id="0">
    <w:p w14:paraId="2D411AF9" w14:textId="77777777" w:rsidR="00BD3507" w:rsidRDefault="00BD3507" w:rsidP="003C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color w:val="002060"/>
      </w:rPr>
      <w:id w:val="667216320"/>
      <w:docPartObj>
        <w:docPartGallery w:val="Page Numbers (Bottom of Page)"/>
        <w:docPartUnique/>
      </w:docPartObj>
    </w:sdtPr>
    <w:sdtEndPr>
      <w:rPr>
        <w:rFonts w:ascii="Calibri" w:hAnsi="Calibri"/>
        <w:color w:val="808080" w:themeColor="background1" w:themeShade="80"/>
      </w:rPr>
    </w:sdtEndPr>
    <w:sdtContent>
      <w:p w14:paraId="4F17F68B" w14:textId="4D3C0D99" w:rsidR="00C93210" w:rsidRDefault="00C93210">
        <w:pPr>
          <w:pStyle w:val="Footer"/>
          <w:jc w:val="right"/>
        </w:pPr>
        <w:r w:rsidRPr="00C93210">
          <w:rPr>
            <w:rFonts w:ascii="Arial Narrow" w:hAnsi="Arial Narrow"/>
            <w:color w:val="808080" w:themeColor="background1" w:themeShade="80"/>
          </w:rPr>
          <w:t xml:space="preserve">Page | </w:t>
        </w:r>
        <w:r w:rsidRPr="00C93210">
          <w:rPr>
            <w:rFonts w:ascii="Arial Narrow" w:hAnsi="Arial Narrow"/>
            <w:color w:val="808080" w:themeColor="background1" w:themeShade="80"/>
          </w:rPr>
          <w:fldChar w:fldCharType="begin"/>
        </w:r>
        <w:r w:rsidRPr="00C93210">
          <w:rPr>
            <w:rFonts w:ascii="Arial Narrow" w:hAnsi="Arial Narrow"/>
            <w:color w:val="808080" w:themeColor="background1" w:themeShade="80"/>
          </w:rPr>
          <w:instrText xml:space="preserve"> PAGE   \* MERGEFORMAT </w:instrText>
        </w:r>
        <w:r w:rsidRPr="00C93210">
          <w:rPr>
            <w:rFonts w:ascii="Arial Narrow" w:hAnsi="Arial Narrow"/>
            <w:color w:val="808080" w:themeColor="background1" w:themeShade="80"/>
          </w:rPr>
          <w:fldChar w:fldCharType="separate"/>
        </w:r>
        <w:r w:rsidRPr="00C93210">
          <w:rPr>
            <w:rFonts w:ascii="Arial Narrow" w:hAnsi="Arial Narrow"/>
            <w:noProof/>
            <w:color w:val="808080" w:themeColor="background1" w:themeShade="80"/>
          </w:rPr>
          <w:t>2</w:t>
        </w:r>
        <w:r w:rsidRPr="00C93210">
          <w:rPr>
            <w:rFonts w:ascii="Arial Narrow" w:hAnsi="Arial Narrow"/>
            <w:noProof/>
            <w:color w:val="808080" w:themeColor="background1" w:themeShade="80"/>
          </w:rPr>
          <w:fldChar w:fldCharType="end"/>
        </w:r>
        <w:r w:rsidRPr="00C93210">
          <w:rPr>
            <w:color w:val="808080" w:themeColor="background1" w:themeShade="80"/>
          </w:rPr>
          <w:t xml:space="preserve"> </w:t>
        </w:r>
      </w:p>
    </w:sdtContent>
  </w:sdt>
  <w:p w14:paraId="6407BEA4" w14:textId="0A93E220" w:rsidR="00597ED3" w:rsidRPr="00597ED3" w:rsidRDefault="00C93210">
    <w:pPr>
      <w:pStyle w:val="Footer"/>
      <w:rPr>
        <w:rFonts w:ascii="Arial Narrow" w:hAnsi="Arial Narrow"/>
        <w:color w:val="002060"/>
        <w:sz w:val="18"/>
        <w:szCs w:val="18"/>
      </w:rPr>
    </w:pPr>
    <w:r w:rsidRPr="004D2594">
      <w:rPr>
        <w:rFonts w:eastAsia="Times New Roman"/>
        <w:noProof/>
      </w:rPr>
      <w:drawing>
        <wp:inline distT="0" distB="0" distL="0" distR="0" wp14:anchorId="4DC88104" wp14:editId="200A444E">
          <wp:extent cx="228600" cy="314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459" cy="316881"/>
                  </a:xfrm>
                  <a:prstGeom prst="rect">
                    <a:avLst/>
                  </a:prstGeom>
                  <a:noFill/>
                  <a:ln>
                    <a:noFill/>
                  </a:ln>
                </pic:spPr>
              </pic:pic>
            </a:graphicData>
          </a:graphic>
        </wp:inline>
      </w:drawing>
    </w:r>
    <w:r>
      <w:rPr>
        <w:rFonts w:ascii="Arial Narrow" w:hAnsi="Arial Narrow"/>
        <w:color w:val="002060"/>
        <w:sz w:val="18"/>
        <w:szCs w:val="18"/>
      </w:rPr>
      <w:t xml:space="preserve">    </w:t>
    </w:r>
    <w:r w:rsidRPr="00C93210">
      <w:rPr>
        <w:rFonts w:ascii="Arial Narrow" w:hAnsi="Arial Narrow"/>
        <w:color w:val="002060"/>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E528" w14:textId="77777777" w:rsidR="00BD3507" w:rsidRDefault="00BD3507" w:rsidP="003C7C34">
      <w:r>
        <w:separator/>
      </w:r>
    </w:p>
  </w:footnote>
  <w:footnote w:type="continuationSeparator" w:id="0">
    <w:p w14:paraId="44CE32FF" w14:textId="77777777" w:rsidR="00BD3507" w:rsidRDefault="00BD3507" w:rsidP="003C7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4E8"/>
    <w:multiLevelType w:val="hybridMultilevel"/>
    <w:tmpl w:val="74C0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F3E3E"/>
    <w:multiLevelType w:val="multilevel"/>
    <w:tmpl w:val="DB0CDE68"/>
    <w:lvl w:ilvl="0">
      <w:start w:val="1"/>
      <w:numFmt w:val="decimal"/>
      <w:lvlText w:val="%1."/>
      <w:lvlJc w:val="left"/>
      <w:pPr>
        <w:ind w:left="720" w:hanging="360"/>
      </w:pPr>
    </w:lvl>
    <w:lvl w:ilvl="1">
      <w:start w:val="2"/>
      <w:numFmt w:val="decimal"/>
      <w:isLgl/>
      <w:lvlText w:val="%1.%2."/>
      <w:lvlJc w:val="left"/>
      <w:pPr>
        <w:ind w:left="960" w:hanging="600"/>
      </w:pPr>
      <w:rPr>
        <w:rFonts w:eastAsiaTheme="majorEastAsia" w:cstheme="majorBidi" w:hint="default"/>
        <w:b/>
        <w:color w:val="071F5D"/>
        <w:sz w:val="26"/>
      </w:rPr>
    </w:lvl>
    <w:lvl w:ilvl="2">
      <w:start w:val="3"/>
      <w:numFmt w:val="decimal"/>
      <w:isLgl/>
      <w:lvlText w:val="%1.%2.%3."/>
      <w:lvlJc w:val="left"/>
      <w:pPr>
        <w:ind w:left="1080" w:hanging="720"/>
      </w:pPr>
      <w:rPr>
        <w:rFonts w:eastAsiaTheme="majorEastAsia" w:cstheme="majorBidi" w:hint="default"/>
        <w:b/>
        <w:color w:val="071F5D"/>
        <w:sz w:val="26"/>
      </w:rPr>
    </w:lvl>
    <w:lvl w:ilvl="3">
      <w:start w:val="1"/>
      <w:numFmt w:val="decimal"/>
      <w:isLgl/>
      <w:lvlText w:val="%1.%2.%3.%4."/>
      <w:lvlJc w:val="left"/>
      <w:pPr>
        <w:ind w:left="1080" w:hanging="720"/>
      </w:pPr>
      <w:rPr>
        <w:rFonts w:eastAsiaTheme="majorEastAsia" w:cstheme="majorBidi" w:hint="default"/>
        <w:b/>
        <w:color w:val="071F5D"/>
        <w:sz w:val="26"/>
      </w:rPr>
    </w:lvl>
    <w:lvl w:ilvl="4">
      <w:start w:val="1"/>
      <w:numFmt w:val="decimal"/>
      <w:isLgl/>
      <w:lvlText w:val="%1.%2.%3.%4.%5."/>
      <w:lvlJc w:val="left"/>
      <w:pPr>
        <w:ind w:left="1440" w:hanging="1080"/>
      </w:pPr>
      <w:rPr>
        <w:rFonts w:eastAsiaTheme="majorEastAsia" w:cstheme="majorBidi" w:hint="default"/>
        <w:b/>
        <w:color w:val="071F5D"/>
        <w:sz w:val="26"/>
      </w:rPr>
    </w:lvl>
    <w:lvl w:ilvl="5">
      <w:start w:val="1"/>
      <w:numFmt w:val="decimal"/>
      <w:isLgl/>
      <w:lvlText w:val="%1.%2.%3.%4.%5.%6."/>
      <w:lvlJc w:val="left"/>
      <w:pPr>
        <w:ind w:left="1440" w:hanging="1080"/>
      </w:pPr>
      <w:rPr>
        <w:rFonts w:eastAsiaTheme="majorEastAsia" w:cstheme="majorBidi" w:hint="default"/>
        <w:b/>
        <w:color w:val="071F5D"/>
        <w:sz w:val="26"/>
      </w:rPr>
    </w:lvl>
    <w:lvl w:ilvl="6">
      <w:start w:val="1"/>
      <w:numFmt w:val="decimal"/>
      <w:isLgl/>
      <w:lvlText w:val="%1.%2.%3.%4.%5.%6.%7."/>
      <w:lvlJc w:val="left"/>
      <w:pPr>
        <w:ind w:left="1800" w:hanging="1440"/>
      </w:pPr>
      <w:rPr>
        <w:rFonts w:eastAsiaTheme="majorEastAsia" w:cstheme="majorBidi" w:hint="default"/>
        <w:b/>
        <w:color w:val="071F5D"/>
        <w:sz w:val="26"/>
      </w:rPr>
    </w:lvl>
    <w:lvl w:ilvl="7">
      <w:start w:val="1"/>
      <w:numFmt w:val="decimal"/>
      <w:isLgl/>
      <w:lvlText w:val="%1.%2.%3.%4.%5.%6.%7.%8."/>
      <w:lvlJc w:val="left"/>
      <w:pPr>
        <w:ind w:left="1800" w:hanging="1440"/>
      </w:pPr>
      <w:rPr>
        <w:rFonts w:eastAsiaTheme="majorEastAsia" w:cstheme="majorBidi" w:hint="default"/>
        <w:b/>
        <w:color w:val="071F5D"/>
        <w:sz w:val="26"/>
      </w:rPr>
    </w:lvl>
    <w:lvl w:ilvl="8">
      <w:start w:val="1"/>
      <w:numFmt w:val="decimal"/>
      <w:isLgl/>
      <w:lvlText w:val="%1.%2.%3.%4.%5.%6.%7.%8.%9."/>
      <w:lvlJc w:val="left"/>
      <w:pPr>
        <w:ind w:left="2160" w:hanging="1800"/>
      </w:pPr>
      <w:rPr>
        <w:rFonts w:eastAsiaTheme="majorEastAsia" w:cstheme="majorBidi" w:hint="default"/>
        <w:b/>
        <w:color w:val="071F5D"/>
        <w:sz w:val="26"/>
      </w:rPr>
    </w:lvl>
  </w:abstractNum>
  <w:abstractNum w:abstractNumId="2" w15:restartNumberingAfterBreak="0">
    <w:nsid w:val="2BC729BF"/>
    <w:multiLevelType w:val="multilevel"/>
    <w:tmpl w:val="0332DC66"/>
    <w:lvl w:ilvl="0">
      <w:start w:val="1"/>
      <w:numFmt w:val="decimal"/>
      <w:pStyle w:val="ARMH1"/>
      <w:lvlText w:val="%1."/>
      <w:lvlJc w:val="left"/>
      <w:pPr>
        <w:ind w:left="648" w:hanging="288"/>
      </w:pPr>
    </w:lvl>
    <w:lvl w:ilvl="1">
      <w:start w:val="1"/>
      <w:numFmt w:val="decimal"/>
      <w:pStyle w:val="ARMH2"/>
      <w:isLgl/>
      <w:suff w:val="space"/>
      <w:lvlText w:val="%1.%2"/>
      <w:lvlJc w:val="left"/>
      <w:pPr>
        <w:ind w:left="288" w:firstLine="0"/>
      </w:pPr>
    </w:lvl>
    <w:lvl w:ilvl="2">
      <w:start w:val="1"/>
      <w:numFmt w:val="decimal"/>
      <w:pStyle w:val="ARMH3"/>
      <w:isLgl/>
      <w:suff w:val="space"/>
      <w:lvlText w:val="%1.%2.%3"/>
      <w:lvlJc w:val="left"/>
      <w:pPr>
        <w:ind w:left="7974" w:firstLine="216"/>
      </w:pPr>
      <w:rPr>
        <w:rFonts w:hint="default"/>
      </w:rPr>
    </w:lvl>
    <w:lvl w:ilvl="3">
      <w:start w:val="1"/>
      <w:numFmt w:val="decimal"/>
      <w:pStyle w:val="ARMH4"/>
      <w:isLgl/>
      <w:suff w:val="space"/>
      <w:lvlText w:val="%1.%2.%3.%4"/>
      <w:lvlJc w:val="left"/>
      <w:pPr>
        <w:ind w:left="288" w:firstLine="432"/>
      </w:pPr>
      <w:rPr>
        <w:rFonts w:hint="default"/>
      </w:rPr>
    </w:lvl>
    <w:lvl w:ilvl="4">
      <w:start w:val="1"/>
      <w:numFmt w:val="decimal"/>
      <w:isLgl/>
      <w:suff w:val="space"/>
      <w:lvlText w:val="%1.%2.%3.%4.%5"/>
      <w:lvlJc w:val="left"/>
      <w:pPr>
        <w:ind w:left="360" w:firstLine="576"/>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3" w15:restartNumberingAfterBreak="0">
    <w:nsid w:val="350A0145"/>
    <w:multiLevelType w:val="hybridMultilevel"/>
    <w:tmpl w:val="E86C2D38"/>
    <w:lvl w:ilvl="0" w:tplc="0EDEA37A">
      <w:start w:val="1"/>
      <w:numFmt w:val="decimal"/>
      <w:pStyle w:val="ARMD"/>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pStyle w:val="ARMD"/>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90A62"/>
    <w:multiLevelType w:val="hybridMultilevel"/>
    <w:tmpl w:val="E0E2D97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9744805"/>
    <w:multiLevelType w:val="hybridMultilevel"/>
    <w:tmpl w:val="51F8F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45294"/>
    <w:multiLevelType w:val="hybridMultilevel"/>
    <w:tmpl w:val="A144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F93D1C"/>
    <w:multiLevelType w:val="multilevel"/>
    <w:tmpl w:val="3C32CFE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Narrow" w:eastAsiaTheme="minorHAnsi" w:hAnsi="Aptos Narrow"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E7E34"/>
    <w:multiLevelType w:val="multilevel"/>
    <w:tmpl w:val="D44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532A6"/>
    <w:multiLevelType w:val="hybridMultilevel"/>
    <w:tmpl w:val="85F0C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550D5"/>
    <w:multiLevelType w:val="multilevel"/>
    <w:tmpl w:val="792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05D63"/>
    <w:multiLevelType w:val="hybridMultilevel"/>
    <w:tmpl w:val="B6FEAAD0"/>
    <w:lvl w:ilvl="0" w:tplc="98741FC8">
      <w:start w:val="1"/>
      <w:numFmt w:val="bullet"/>
      <w:lvlText w:val=""/>
      <w:lvlJc w:val="left"/>
      <w:pPr>
        <w:ind w:left="720" w:hanging="360"/>
      </w:pPr>
      <w:rPr>
        <w:rFonts w:ascii="Symbol" w:hAnsi="Symbol"/>
      </w:rPr>
    </w:lvl>
    <w:lvl w:ilvl="1" w:tplc="A51E1716">
      <w:start w:val="1"/>
      <w:numFmt w:val="bullet"/>
      <w:lvlText w:val=""/>
      <w:lvlJc w:val="left"/>
      <w:pPr>
        <w:ind w:left="720" w:hanging="360"/>
      </w:pPr>
      <w:rPr>
        <w:rFonts w:ascii="Symbol" w:hAnsi="Symbol"/>
      </w:rPr>
    </w:lvl>
    <w:lvl w:ilvl="2" w:tplc="2046759E">
      <w:start w:val="1"/>
      <w:numFmt w:val="bullet"/>
      <w:lvlText w:val=""/>
      <w:lvlJc w:val="left"/>
      <w:pPr>
        <w:ind w:left="720" w:hanging="360"/>
      </w:pPr>
      <w:rPr>
        <w:rFonts w:ascii="Symbol" w:hAnsi="Symbol"/>
      </w:rPr>
    </w:lvl>
    <w:lvl w:ilvl="3" w:tplc="C556E716">
      <w:start w:val="1"/>
      <w:numFmt w:val="bullet"/>
      <w:lvlText w:val=""/>
      <w:lvlJc w:val="left"/>
      <w:pPr>
        <w:ind w:left="720" w:hanging="360"/>
      </w:pPr>
      <w:rPr>
        <w:rFonts w:ascii="Symbol" w:hAnsi="Symbol"/>
      </w:rPr>
    </w:lvl>
    <w:lvl w:ilvl="4" w:tplc="E2CE79D4">
      <w:start w:val="1"/>
      <w:numFmt w:val="bullet"/>
      <w:lvlText w:val=""/>
      <w:lvlJc w:val="left"/>
      <w:pPr>
        <w:ind w:left="720" w:hanging="360"/>
      </w:pPr>
      <w:rPr>
        <w:rFonts w:ascii="Symbol" w:hAnsi="Symbol"/>
      </w:rPr>
    </w:lvl>
    <w:lvl w:ilvl="5" w:tplc="450AF1D0">
      <w:start w:val="1"/>
      <w:numFmt w:val="bullet"/>
      <w:lvlText w:val=""/>
      <w:lvlJc w:val="left"/>
      <w:pPr>
        <w:ind w:left="720" w:hanging="360"/>
      </w:pPr>
      <w:rPr>
        <w:rFonts w:ascii="Symbol" w:hAnsi="Symbol"/>
      </w:rPr>
    </w:lvl>
    <w:lvl w:ilvl="6" w:tplc="7AA45170">
      <w:start w:val="1"/>
      <w:numFmt w:val="bullet"/>
      <w:lvlText w:val=""/>
      <w:lvlJc w:val="left"/>
      <w:pPr>
        <w:ind w:left="720" w:hanging="360"/>
      </w:pPr>
      <w:rPr>
        <w:rFonts w:ascii="Symbol" w:hAnsi="Symbol"/>
      </w:rPr>
    </w:lvl>
    <w:lvl w:ilvl="7" w:tplc="CB5AB604">
      <w:start w:val="1"/>
      <w:numFmt w:val="bullet"/>
      <w:lvlText w:val=""/>
      <w:lvlJc w:val="left"/>
      <w:pPr>
        <w:ind w:left="720" w:hanging="360"/>
      </w:pPr>
      <w:rPr>
        <w:rFonts w:ascii="Symbol" w:hAnsi="Symbol"/>
      </w:rPr>
    </w:lvl>
    <w:lvl w:ilvl="8" w:tplc="53788CCA">
      <w:start w:val="1"/>
      <w:numFmt w:val="bullet"/>
      <w:lvlText w:val=""/>
      <w:lvlJc w:val="left"/>
      <w:pPr>
        <w:ind w:left="720" w:hanging="360"/>
      </w:pPr>
      <w:rPr>
        <w:rFonts w:ascii="Symbol" w:hAnsi="Symbol"/>
      </w:rPr>
    </w:lvl>
  </w:abstractNum>
  <w:num w:numId="1" w16cid:durableId="1529097609">
    <w:abstractNumId w:val="2"/>
  </w:num>
  <w:num w:numId="2" w16cid:durableId="14234985">
    <w:abstractNumId w:val="3"/>
  </w:num>
  <w:num w:numId="3" w16cid:durableId="1431655121">
    <w:abstractNumId w:val="9"/>
  </w:num>
  <w:num w:numId="4" w16cid:durableId="1533230874">
    <w:abstractNumId w:val="0"/>
  </w:num>
  <w:num w:numId="5" w16cid:durableId="1930767787">
    <w:abstractNumId w:val="4"/>
  </w:num>
  <w:num w:numId="6" w16cid:durableId="566962902">
    <w:abstractNumId w:val="1"/>
  </w:num>
  <w:num w:numId="7" w16cid:durableId="1671063433">
    <w:abstractNumId w:val="2"/>
  </w:num>
  <w:num w:numId="8" w16cid:durableId="1915040875">
    <w:abstractNumId w:val="2"/>
  </w:num>
  <w:num w:numId="9" w16cid:durableId="1622108727">
    <w:abstractNumId w:val="2"/>
  </w:num>
  <w:num w:numId="10" w16cid:durableId="1510635164">
    <w:abstractNumId w:val="11"/>
  </w:num>
  <w:num w:numId="11" w16cid:durableId="916091552">
    <w:abstractNumId w:val="6"/>
  </w:num>
  <w:num w:numId="12" w16cid:durableId="1808470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6915653">
    <w:abstractNumId w:val="2"/>
  </w:num>
  <w:num w:numId="14" w16cid:durableId="2134127437">
    <w:abstractNumId w:val="2"/>
  </w:num>
  <w:num w:numId="15" w16cid:durableId="159466599">
    <w:abstractNumId w:val="2"/>
  </w:num>
  <w:num w:numId="16" w16cid:durableId="1171291019">
    <w:abstractNumId w:val="2"/>
  </w:num>
  <w:num w:numId="17" w16cid:durableId="1073502860">
    <w:abstractNumId w:val="2"/>
  </w:num>
  <w:num w:numId="18" w16cid:durableId="1949922027">
    <w:abstractNumId w:val="2"/>
  </w:num>
  <w:num w:numId="19" w16cid:durableId="760875126">
    <w:abstractNumId w:val="2"/>
  </w:num>
  <w:num w:numId="20" w16cid:durableId="1608082851">
    <w:abstractNumId w:val="2"/>
  </w:num>
  <w:num w:numId="21" w16cid:durableId="1126779092">
    <w:abstractNumId w:val="2"/>
  </w:num>
  <w:num w:numId="22" w16cid:durableId="251089192">
    <w:abstractNumId w:val="5"/>
  </w:num>
  <w:num w:numId="23" w16cid:durableId="116073298">
    <w:abstractNumId w:val="2"/>
  </w:num>
  <w:num w:numId="24" w16cid:durableId="1112751009">
    <w:abstractNumId w:val="7"/>
  </w:num>
  <w:num w:numId="25" w16cid:durableId="547688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2111258">
    <w:abstractNumId w:val="8"/>
  </w:num>
  <w:num w:numId="27" w16cid:durableId="710423273">
    <w:abstractNumId w:val="10"/>
  </w:num>
  <w:num w:numId="28" w16cid:durableId="386414903">
    <w:abstractNumId w:val="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Nahuel Olivero">
    <w15:presenceInfo w15:providerId="AD" w15:userId="S::franco.olivero@actrisk.com::c2a66f3c-ac21-4c75-8784-6b3fc7b1a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75"/>
    <w:rsid w:val="00000EA0"/>
    <w:rsid w:val="0000134F"/>
    <w:rsid w:val="0000702D"/>
    <w:rsid w:val="0000706F"/>
    <w:rsid w:val="00011001"/>
    <w:rsid w:val="0001467D"/>
    <w:rsid w:val="00017048"/>
    <w:rsid w:val="000202CD"/>
    <w:rsid w:val="00027F7B"/>
    <w:rsid w:val="000306A6"/>
    <w:rsid w:val="0003670D"/>
    <w:rsid w:val="00037C54"/>
    <w:rsid w:val="00043168"/>
    <w:rsid w:val="00043C50"/>
    <w:rsid w:val="00044072"/>
    <w:rsid w:val="00050E2B"/>
    <w:rsid w:val="00051814"/>
    <w:rsid w:val="00051835"/>
    <w:rsid w:val="0005603C"/>
    <w:rsid w:val="00060F99"/>
    <w:rsid w:val="00061F21"/>
    <w:rsid w:val="00062E05"/>
    <w:rsid w:val="00064B32"/>
    <w:rsid w:val="000661F3"/>
    <w:rsid w:val="00072035"/>
    <w:rsid w:val="0007228D"/>
    <w:rsid w:val="00072DFB"/>
    <w:rsid w:val="0007490F"/>
    <w:rsid w:val="00080059"/>
    <w:rsid w:val="000803AC"/>
    <w:rsid w:val="0008107D"/>
    <w:rsid w:val="000865B4"/>
    <w:rsid w:val="00090DF9"/>
    <w:rsid w:val="00091741"/>
    <w:rsid w:val="0009581D"/>
    <w:rsid w:val="000A7C32"/>
    <w:rsid w:val="000B0033"/>
    <w:rsid w:val="000B0A8D"/>
    <w:rsid w:val="000B0FBE"/>
    <w:rsid w:val="000B5F9A"/>
    <w:rsid w:val="000D1893"/>
    <w:rsid w:val="000E4187"/>
    <w:rsid w:val="000F66A6"/>
    <w:rsid w:val="00102E64"/>
    <w:rsid w:val="00103C16"/>
    <w:rsid w:val="00107A5A"/>
    <w:rsid w:val="00127010"/>
    <w:rsid w:val="001272CB"/>
    <w:rsid w:val="00132AFA"/>
    <w:rsid w:val="00134248"/>
    <w:rsid w:val="00135722"/>
    <w:rsid w:val="00136E9D"/>
    <w:rsid w:val="00137163"/>
    <w:rsid w:val="001373D2"/>
    <w:rsid w:val="001414A8"/>
    <w:rsid w:val="00143AE0"/>
    <w:rsid w:val="00144D52"/>
    <w:rsid w:val="00145A1D"/>
    <w:rsid w:val="001500DE"/>
    <w:rsid w:val="00151A3F"/>
    <w:rsid w:val="00156C0B"/>
    <w:rsid w:val="001603B2"/>
    <w:rsid w:val="00160ED5"/>
    <w:rsid w:val="001614D2"/>
    <w:rsid w:val="001636CF"/>
    <w:rsid w:val="001642A4"/>
    <w:rsid w:val="001648D3"/>
    <w:rsid w:val="001649D8"/>
    <w:rsid w:val="001652AA"/>
    <w:rsid w:val="00167D7A"/>
    <w:rsid w:val="001734CC"/>
    <w:rsid w:val="00173B97"/>
    <w:rsid w:val="0017601C"/>
    <w:rsid w:val="00183ECB"/>
    <w:rsid w:val="001846DC"/>
    <w:rsid w:val="00186C77"/>
    <w:rsid w:val="00194C2A"/>
    <w:rsid w:val="00195308"/>
    <w:rsid w:val="001A27D8"/>
    <w:rsid w:val="001B33E5"/>
    <w:rsid w:val="001B4676"/>
    <w:rsid w:val="001B5E12"/>
    <w:rsid w:val="001B6A20"/>
    <w:rsid w:val="001C1574"/>
    <w:rsid w:val="001C3AC0"/>
    <w:rsid w:val="001C453C"/>
    <w:rsid w:val="001E0164"/>
    <w:rsid w:val="001E4175"/>
    <w:rsid w:val="001F4D6A"/>
    <w:rsid w:val="002004B1"/>
    <w:rsid w:val="00200AC7"/>
    <w:rsid w:val="00202061"/>
    <w:rsid w:val="00204717"/>
    <w:rsid w:val="00204CA9"/>
    <w:rsid w:val="00207F8D"/>
    <w:rsid w:val="002106D1"/>
    <w:rsid w:val="00210D38"/>
    <w:rsid w:val="00212837"/>
    <w:rsid w:val="002151E7"/>
    <w:rsid w:val="00221470"/>
    <w:rsid w:val="0022219B"/>
    <w:rsid w:val="002235FB"/>
    <w:rsid w:val="002254CE"/>
    <w:rsid w:val="00236086"/>
    <w:rsid w:val="00252059"/>
    <w:rsid w:val="00253F8E"/>
    <w:rsid w:val="00256758"/>
    <w:rsid w:val="00260CAD"/>
    <w:rsid w:val="002667F7"/>
    <w:rsid w:val="00270553"/>
    <w:rsid w:val="002727C0"/>
    <w:rsid w:val="00281001"/>
    <w:rsid w:val="00287D48"/>
    <w:rsid w:val="002921EC"/>
    <w:rsid w:val="00292C62"/>
    <w:rsid w:val="002A565E"/>
    <w:rsid w:val="002C0427"/>
    <w:rsid w:val="002C45EF"/>
    <w:rsid w:val="002D0B40"/>
    <w:rsid w:val="002D3985"/>
    <w:rsid w:val="002D49AC"/>
    <w:rsid w:val="002D6459"/>
    <w:rsid w:val="002D74A0"/>
    <w:rsid w:val="002E275A"/>
    <w:rsid w:val="002E418B"/>
    <w:rsid w:val="002F00E4"/>
    <w:rsid w:val="002F4AC6"/>
    <w:rsid w:val="002F50D4"/>
    <w:rsid w:val="002F627F"/>
    <w:rsid w:val="003003AD"/>
    <w:rsid w:val="003006F9"/>
    <w:rsid w:val="00302525"/>
    <w:rsid w:val="003076D7"/>
    <w:rsid w:val="00311797"/>
    <w:rsid w:val="0031360E"/>
    <w:rsid w:val="00320397"/>
    <w:rsid w:val="00321DAD"/>
    <w:rsid w:val="003275B9"/>
    <w:rsid w:val="0033044C"/>
    <w:rsid w:val="003354A6"/>
    <w:rsid w:val="00336080"/>
    <w:rsid w:val="003400B1"/>
    <w:rsid w:val="00341D40"/>
    <w:rsid w:val="0035184E"/>
    <w:rsid w:val="0036349F"/>
    <w:rsid w:val="00363C9F"/>
    <w:rsid w:val="00364031"/>
    <w:rsid w:val="0036587F"/>
    <w:rsid w:val="00365F0B"/>
    <w:rsid w:val="00365F81"/>
    <w:rsid w:val="003670CF"/>
    <w:rsid w:val="00371D77"/>
    <w:rsid w:val="00372AAB"/>
    <w:rsid w:val="00374182"/>
    <w:rsid w:val="0037618F"/>
    <w:rsid w:val="003804D5"/>
    <w:rsid w:val="003811FF"/>
    <w:rsid w:val="0038224E"/>
    <w:rsid w:val="00385962"/>
    <w:rsid w:val="00393CB0"/>
    <w:rsid w:val="0039735F"/>
    <w:rsid w:val="003A19FB"/>
    <w:rsid w:val="003A3DB0"/>
    <w:rsid w:val="003B2B5A"/>
    <w:rsid w:val="003B6E41"/>
    <w:rsid w:val="003B6EBD"/>
    <w:rsid w:val="003C0EAE"/>
    <w:rsid w:val="003C1946"/>
    <w:rsid w:val="003C3189"/>
    <w:rsid w:val="003C4302"/>
    <w:rsid w:val="003C4897"/>
    <w:rsid w:val="003C7A1A"/>
    <w:rsid w:val="003C7C34"/>
    <w:rsid w:val="003D2C27"/>
    <w:rsid w:val="003D3302"/>
    <w:rsid w:val="003D450B"/>
    <w:rsid w:val="003E6319"/>
    <w:rsid w:val="003F28A6"/>
    <w:rsid w:val="003F51C9"/>
    <w:rsid w:val="00404737"/>
    <w:rsid w:val="00404DFD"/>
    <w:rsid w:val="00405B5F"/>
    <w:rsid w:val="00413518"/>
    <w:rsid w:val="00417DC7"/>
    <w:rsid w:val="00424729"/>
    <w:rsid w:val="004422A7"/>
    <w:rsid w:val="00443394"/>
    <w:rsid w:val="004439C0"/>
    <w:rsid w:val="0044471D"/>
    <w:rsid w:val="00445E00"/>
    <w:rsid w:val="0045796E"/>
    <w:rsid w:val="004751B7"/>
    <w:rsid w:val="004839E6"/>
    <w:rsid w:val="00493155"/>
    <w:rsid w:val="0049453C"/>
    <w:rsid w:val="004A3B9E"/>
    <w:rsid w:val="004A434C"/>
    <w:rsid w:val="004A6F90"/>
    <w:rsid w:val="004B0F7A"/>
    <w:rsid w:val="004B3D5D"/>
    <w:rsid w:val="004C217D"/>
    <w:rsid w:val="004C366C"/>
    <w:rsid w:val="004D1123"/>
    <w:rsid w:val="004D4B17"/>
    <w:rsid w:val="004E7290"/>
    <w:rsid w:val="004F229E"/>
    <w:rsid w:val="004F3938"/>
    <w:rsid w:val="005030C0"/>
    <w:rsid w:val="00506558"/>
    <w:rsid w:val="0051039C"/>
    <w:rsid w:val="00510D6A"/>
    <w:rsid w:val="00524528"/>
    <w:rsid w:val="00527193"/>
    <w:rsid w:val="00535805"/>
    <w:rsid w:val="0054157F"/>
    <w:rsid w:val="005416FA"/>
    <w:rsid w:val="005431B1"/>
    <w:rsid w:val="00543281"/>
    <w:rsid w:val="00543749"/>
    <w:rsid w:val="00553878"/>
    <w:rsid w:val="00556955"/>
    <w:rsid w:val="00560F8C"/>
    <w:rsid w:val="00571A42"/>
    <w:rsid w:val="005747FC"/>
    <w:rsid w:val="005770A6"/>
    <w:rsid w:val="00580D01"/>
    <w:rsid w:val="0058285A"/>
    <w:rsid w:val="0058411B"/>
    <w:rsid w:val="00584148"/>
    <w:rsid w:val="005921C4"/>
    <w:rsid w:val="00597ED3"/>
    <w:rsid w:val="005A3133"/>
    <w:rsid w:val="005B25F1"/>
    <w:rsid w:val="005D265C"/>
    <w:rsid w:val="005E3121"/>
    <w:rsid w:val="005E49AA"/>
    <w:rsid w:val="005F3ABB"/>
    <w:rsid w:val="005F77F7"/>
    <w:rsid w:val="006010A8"/>
    <w:rsid w:val="006023D3"/>
    <w:rsid w:val="006056DC"/>
    <w:rsid w:val="00605A2C"/>
    <w:rsid w:val="00607041"/>
    <w:rsid w:val="00611DE4"/>
    <w:rsid w:val="006124DA"/>
    <w:rsid w:val="00613528"/>
    <w:rsid w:val="00613C77"/>
    <w:rsid w:val="0061446F"/>
    <w:rsid w:val="00616B6B"/>
    <w:rsid w:val="00620287"/>
    <w:rsid w:val="006266E6"/>
    <w:rsid w:val="006322C1"/>
    <w:rsid w:val="006331CA"/>
    <w:rsid w:val="00634BCB"/>
    <w:rsid w:val="00636A9F"/>
    <w:rsid w:val="00636BB6"/>
    <w:rsid w:val="00641FFC"/>
    <w:rsid w:val="00644D1E"/>
    <w:rsid w:val="00650049"/>
    <w:rsid w:val="00651398"/>
    <w:rsid w:val="0065225D"/>
    <w:rsid w:val="0065268E"/>
    <w:rsid w:val="006602D7"/>
    <w:rsid w:val="006607B0"/>
    <w:rsid w:val="00663105"/>
    <w:rsid w:val="00665601"/>
    <w:rsid w:val="00673BB3"/>
    <w:rsid w:val="006769B6"/>
    <w:rsid w:val="00681203"/>
    <w:rsid w:val="00682B52"/>
    <w:rsid w:val="00683B44"/>
    <w:rsid w:val="00684C87"/>
    <w:rsid w:val="00692FD5"/>
    <w:rsid w:val="0069429A"/>
    <w:rsid w:val="00696E22"/>
    <w:rsid w:val="006A4B3E"/>
    <w:rsid w:val="006A79B7"/>
    <w:rsid w:val="006B1AB7"/>
    <w:rsid w:val="006B22F2"/>
    <w:rsid w:val="006B7207"/>
    <w:rsid w:val="006C2299"/>
    <w:rsid w:val="006C460D"/>
    <w:rsid w:val="006C5DB5"/>
    <w:rsid w:val="006C79C3"/>
    <w:rsid w:val="006D0858"/>
    <w:rsid w:val="006D0D76"/>
    <w:rsid w:val="006D107F"/>
    <w:rsid w:val="006E0F26"/>
    <w:rsid w:val="006E571F"/>
    <w:rsid w:val="006E77CF"/>
    <w:rsid w:val="006F554B"/>
    <w:rsid w:val="00700D35"/>
    <w:rsid w:val="0070316B"/>
    <w:rsid w:val="0070395F"/>
    <w:rsid w:val="00703A7A"/>
    <w:rsid w:val="00704CC1"/>
    <w:rsid w:val="007055BE"/>
    <w:rsid w:val="00710434"/>
    <w:rsid w:val="00710AF0"/>
    <w:rsid w:val="00714C8D"/>
    <w:rsid w:val="00716C39"/>
    <w:rsid w:val="007279E0"/>
    <w:rsid w:val="00727D2F"/>
    <w:rsid w:val="00731AF8"/>
    <w:rsid w:val="007321B4"/>
    <w:rsid w:val="0073220A"/>
    <w:rsid w:val="00741F36"/>
    <w:rsid w:val="00756E88"/>
    <w:rsid w:val="007617B6"/>
    <w:rsid w:val="00764449"/>
    <w:rsid w:val="0078551C"/>
    <w:rsid w:val="007876E7"/>
    <w:rsid w:val="00791462"/>
    <w:rsid w:val="00793AC6"/>
    <w:rsid w:val="007A2EEA"/>
    <w:rsid w:val="007B072E"/>
    <w:rsid w:val="007B430B"/>
    <w:rsid w:val="007B7C80"/>
    <w:rsid w:val="007C4B7A"/>
    <w:rsid w:val="007C554F"/>
    <w:rsid w:val="007D1B11"/>
    <w:rsid w:val="007D321B"/>
    <w:rsid w:val="007D5EC1"/>
    <w:rsid w:val="007E09D6"/>
    <w:rsid w:val="007F18F4"/>
    <w:rsid w:val="0080044C"/>
    <w:rsid w:val="00801526"/>
    <w:rsid w:val="008044D4"/>
    <w:rsid w:val="00810E86"/>
    <w:rsid w:val="00815945"/>
    <w:rsid w:val="00817779"/>
    <w:rsid w:val="00824A2F"/>
    <w:rsid w:val="008259DC"/>
    <w:rsid w:val="00827419"/>
    <w:rsid w:val="008345F4"/>
    <w:rsid w:val="00836A04"/>
    <w:rsid w:val="00850B7F"/>
    <w:rsid w:val="00852A64"/>
    <w:rsid w:val="008536C5"/>
    <w:rsid w:val="0085716E"/>
    <w:rsid w:val="008573A8"/>
    <w:rsid w:val="00861104"/>
    <w:rsid w:val="00863889"/>
    <w:rsid w:val="00872DED"/>
    <w:rsid w:val="008745DB"/>
    <w:rsid w:val="00883412"/>
    <w:rsid w:val="00891601"/>
    <w:rsid w:val="00893E32"/>
    <w:rsid w:val="00895382"/>
    <w:rsid w:val="00896668"/>
    <w:rsid w:val="00897353"/>
    <w:rsid w:val="008A0FFF"/>
    <w:rsid w:val="008A2009"/>
    <w:rsid w:val="008A3303"/>
    <w:rsid w:val="008A4ECB"/>
    <w:rsid w:val="008C100B"/>
    <w:rsid w:val="008D3FF1"/>
    <w:rsid w:val="008D4324"/>
    <w:rsid w:val="008D5494"/>
    <w:rsid w:val="008E0EEB"/>
    <w:rsid w:val="008E1110"/>
    <w:rsid w:val="008E6AB1"/>
    <w:rsid w:val="008F5E70"/>
    <w:rsid w:val="00900DB2"/>
    <w:rsid w:val="00902D7E"/>
    <w:rsid w:val="0090427E"/>
    <w:rsid w:val="009048BC"/>
    <w:rsid w:val="00906C2F"/>
    <w:rsid w:val="00907371"/>
    <w:rsid w:val="009131D3"/>
    <w:rsid w:val="00921FFA"/>
    <w:rsid w:val="00922726"/>
    <w:rsid w:val="0092292B"/>
    <w:rsid w:val="0092446B"/>
    <w:rsid w:val="00927ADD"/>
    <w:rsid w:val="00927C01"/>
    <w:rsid w:val="00934910"/>
    <w:rsid w:val="00937023"/>
    <w:rsid w:val="00937A3F"/>
    <w:rsid w:val="00940511"/>
    <w:rsid w:val="00952F8E"/>
    <w:rsid w:val="0095354B"/>
    <w:rsid w:val="00954C4E"/>
    <w:rsid w:val="00957902"/>
    <w:rsid w:val="0096143F"/>
    <w:rsid w:val="00963485"/>
    <w:rsid w:val="00965B55"/>
    <w:rsid w:val="00965D8C"/>
    <w:rsid w:val="00976053"/>
    <w:rsid w:val="009903FE"/>
    <w:rsid w:val="009A7697"/>
    <w:rsid w:val="009B0D30"/>
    <w:rsid w:val="009B2596"/>
    <w:rsid w:val="009B5E5C"/>
    <w:rsid w:val="009C105C"/>
    <w:rsid w:val="009C3834"/>
    <w:rsid w:val="009D0B77"/>
    <w:rsid w:val="009D7CDF"/>
    <w:rsid w:val="009E06F7"/>
    <w:rsid w:val="009E106D"/>
    <w:rsid w:val="00A15730"/>
    <w:rsid w:val="00A15C5E"/>
    <w:rsid w:val="00A169FA"/>
    <w:rsid w:val="00A220C8"/>
    <w:rsid w:val="00A235B9"/>
    <w:rsid w:val="00A246AA"/>
    <w:rsid w:val="00A25704"/>
    <w:rsid w:val="00A3330B"/>
    <w:rsid w:val="00A35AA9"/>
    <w:rsid w:val="00A36942"/>
    <w:rsid w:val="00A37032"/>
    <w:rsid w:val="00A403DE"/>
    <w:rsid w:val="00A426A9"/>
    <w:rsid w:val="00A42867"/>
    <w:rsid w:val="00A434DB"/>
    <w:rsid w:val="00A4441B"/>
    <w:rsid w:val="00A447AB"/>
    <w:rsid w:val="00A5782A"/>
    <w:rsid w:val="00A64985"/>
    <w:rsid w:val="00A65DF3"/>
    <w:rsid w:val="00A732E0"/>
    <w:rsid w:val="00A87FF1"/>
    <w:rsid w:val="00A94DF9"/>
    <w:rsid w:val="00A96FD7"/>
    <w:rsid w:val="00AA069C"/>
    <w:rsid w:val="00AA683A"/>
    <w:rsid w:val="00AB12EE"/>
    <w:rsid w:val="00AB7FE4"/>
    <w:rsid w:val="00AC7721"/>
    <w:rsid w:val="00AD123C"/>
    <w:rsid w:val="00AD4069"/>
    <w:rsid w:val="00AD4311"/>
    <w:rsid w:val="00AE4BEA"/>
    <w:rsid w:val="00AF151F"/>
    <w:rsid w:val="00AF4882"/>
    <w:rsid w:val="00AF48FA"/>
    <w:rsid w:val="00AF65FF"/>
    <w:rsid w:val="00B010C6"/>
    <w:rsid w:val="00B027E3"/>
    <w:rsid w:val="00B044A8"/>
    <w:rsid w:val="00B045F2"/>
    <w:rsid w:val="00B117A8"/>
    <w:rsid w:val="00B154C8"/>
    <w:rsid w:val="00B174FF"/>
    <w:rsid w:val="00B201BE"/>
    <w:rsid w:val="00B256AE"/>
    <w:rsid w:val="00B31F65"/>
    <w:rsid w:val="00B323DD"/>
    <w:rsid w:val="00B374B9"/>
    <w:rsid w:val="00B4586F"/>
    <w:rsid w:val="00B50146"/>
    <w:rsid w:val="00B50650"/>
    <w:rsid w:val="00B50EB9"/>
    <w:rsid w:val="00B65A4C"/>
    <w:rsid w:val="00B66B5C"/>
    <w:rsid w:val="00B678AA"/>
    <w:rsid w:val="00B71240"/>
    <w:rsid w:val="00B714BD"/>
    <w:rsid w:val="00B74686"/>
    <w:rsid w:val="00B747BB"/>
    <w:rsid w:val="00B82664"/>
    <w:rsid w:val="00B85BE8"/>
    <w:rsid w:val="00B85E3A"/>
    <w:rsid w:val="00B921F4"/>
    <w:rsid w:val="00B926E4"/>
    <w:rsid w:val="00B931C3"/>
    <w:rsid w:val="00B95E68"/>
    <w:rsid w:val="00B96398"/>
    <w:rsid w:val="00B97876"/>
    <w:rsid w:val="00B978C9"/>
    <w:rsid w:val="00BA0523"/>
    <w:rsid w:val="00BA0CC1"/>
    <w:rsid w:val="00BA4572"/>
    <w:rsid w:val="00BA648F"/>
    <w:rsid w:val="00BA7325"/>
    <w:rsid w:val="00BB016E"/>
    <w:rsid w:val="00BB1FFA"/>
    <w:rsid w:val="00BB3621"/>
    <w:rsid w:val="00BB6233"/>
    <w:rsid w:val="00BC2A7F"/>
    <w:rsid w:val="00BC6797"/>
    <w:rsid w:val="00BD0317"/>
    <w:rsid w:val="00BD0A07"/>
    <w:rsid w:val="00BD3507"/>
    <w:rsid w:val="00BD4E6D"/>
    <w:rsid w:val="00BE06B1"/>
    <w:rsid w:val="00BE2DDB"/>
    <w:rsid w:val="00BE2EF2"/>
    <w:rsid w:val="00BE36B6"/>
    <w:rsid w:val="00BE7F22"/>
    <w:rsid w:val="00BF08B8"/>
    <w:rsid w:val="00BF0D37"/>
    <w:rsid w:val="00BF153E"/>
    <w:rsid w:val="00BF421E"/>
    <w:rsid w:val="00BF4792"/>
    <w:rsid w:val="00BF6468"/>
    <w:rsid w:val="00C02535"/>
    <w:rsid w:val="00C05521"/>
    <w:rsid w:val="00C13E5A"/>
    <w:rsid w:val="00C15E25"/>
    <w:rsid w:val="00C2021F"/>
    <w:rsid w:val="00C210C4"/>
    <w:rsid w:val="00C217C2"/>
    <w:rsid w:val="00C21D26"/>
    <w:rsid w:val="00C21D8C"/>
    <w:rsid w:val="00C240B6"/>
    <w:rsid w:val="00C34D58"/>
    <w:rsid w:val="00C367B8"/>
    <w:rsid w:val="00C37F6F"/>
    <w:rsid w:val="00C430F7"/>
    <w:rsid w:val="00C446FF"/>
    <w:rsid w:val="00C44C70"/>
    <w:rsid w:val="00C47A44"/>
    <w:rsid w:val="00C51320"/>
    <w:rsid w:val="00C51E1B"/>
    <w:rsid w:val="00C579D8"/>
    <w:rsid w:val="00C657E9"/>
    <w:rsid w:val="00C72FB9"/>
    <w:rsid w:val="00C762F6"/>
    <w:rsid w:val="00C76714"/>
    <w:rsid w:val="00C8139B"/>
    <w:rsid w:val="00C86765"/>
    <w:rsid w:val="00C86E08"/>
    <w:rsid w:val="00C87E2F"/>
    <w:rsid w:val="00C93210"/>
    <w:rsid w:val="00C95839"/>
    <w:rsid w:val="00CA16A1"/>
    <w:rsid w:val="00CB205B"/>
    <w:rsid w:val="00CB2DED"/>
    <w:rsid w:val="00CB3648"/>
    <w:rsid w:val="00CB50B3"/>
    <w:rsid w:val="00CB5ABC"/>
    <w:rsid w:val="00CC2217"/>
    <w:rsid w:val="00CC72B9"/>
    <w:rsid w:val="00CE0E32"/>
    <w:rsid w:val="00CE4165"/>
    <w:rsid w:val="00CE4FAA"/>
    <w:rsid w:val="00CF1195"/>
    <w:rsid w:val="00CF3D4A"/>
    <w:rsid w:val="00CF4B38"/>
    <w:rsid w:val="00CF5729"/>
    <w:rsid w:val="00CF7941"/>
    <w:rsid w:val="00D050F4"/>
    <w:rsid w:val="00D07552"/>
    <w:rsid w:val="00D13351"/>
    <w:rsid w:val="00D2133A"/>
    <w:rsid w:val="00D227F4"/>
    <w:rsid w:val="00D24321"/>
    <w:rsid w:val="00D253AD"/>
    <w:rsid w:val="00D27930"/>
    <w:rsid w:val="00D33C5F"/>
    <w:rsid w:val="00D36F08"/>
    <w:rsid w:val="00D3742A"/>
    <w:rsid w:val="00D40997"/>
    <w:rsid w:val="00D445A1"/>
    <w:rsid w:val="00D47802"/>
    <w:rsid w:val="00D51E0E"/>
    <w:rsid w:val="00D6007A"/>
    <w:rsid w:val="00D60D65"/>
    <w:rsid w:val="00D71A65"/>
    <w:rsid w:val="00D72850"/>
    <w:rsid w:val="00D83D62"/>
    <w:rsid w:val="00D90082"/>
    <w:rsid w:val="00D943D8"/>
    <w:rsid w:val="00DA0C12"/>
    <w:rsid w:val="00DA10CE"/>
    <w:rsid w:val="00DA11E7"/>
    <w:rsid w:val="00DA3AD5"/>
    <w:rsid w:val="00DA74BE"/>
    <w:rsid w:val="00DB1FBA"/>
    <w:rsid w:val="00DC2665"/>
    <w:rsid w:val="00DC2B56"/>
    <w:rsid w:val="00DC3458"/>
    <w:rsid w:val="00DC67E5"/>
    <w:rsid w:val="00DE00B5"/>
    <w:rsid w:val="00DE27CF"/>
    <w:rsid w:val="00DE2DD5"/>
    <w:rsid w:val="00DE41F4"/>
    <w:rsid w:val="00DF2662"/>
    <w:rsid w:val="00DF4EFE"/>
    <w:rsid w:val="00DF62C2"/>
    <w:rsid w:val="00DF74C8"/>
    <w:rsid w:val="00E01219"/>
    <w:rsid w:val="00E04A81"/>
    <w:rsid w:val="00E05C15"/>
    <w:rsid w:val="00E07081"/>
    <w:rsid w:val="00E07389"/>
    <w:rsid w:val="00E11DAD"/>
    <w:rsid w:val="00E12177"/>
    <w:rsid w:val="00E1467B"/>
    <w:rsid w:val="00E22123"/>
    <w:rsid w:val="00E23269"/>
    <w:rsid w:val="00E2566F"/>
    <w:rsid w:val="00E30EC7"/>
    <w:rsid w:val="00E320A0"/>
    <w:rsid w:val="00E33362"/>
    <w:rsid w:val="00E35AFD"/>
    <w:rsid w:val="00E3648D"/>
    <w:rsid w:val="00E40B18"/>
    <w:rsid w:val="00E415B9"/>
    <w:rsid w:val="00E41A15"/>
    <w:rsid w:val="00E4259D"/>
    <w:rsid w:val="00E467B0"/>
    <w:rsid w:val="00E50720"/>
    <w:rsid w:val="00E5176D"/>
    <w:rsid w:val="00E5335E"/>
    <w:rsid w:val="00E579BB"/>
    <w:rsid w:val="00E64A8F"/>
    <w:rsid w:val="00E67BD6"/>
    <w:rsid w:val="00E70103"/>
    <w:rsid w:val="00E72D06"/>
    <w:rsid w:val="00E77A37"/>
    <w:rsid w:val="00E827E0"/>
    <w:rsid w:val="00E84581"/>
    <w:rsid w:val="00E84CE7"/>
    <w:rsid w:val="00E8578B"/>
    <w:rsid w:val="00E86623"/>
    <w:rsid w:val="00E90740"/>
    <w:rsid w:val="00EA1A98"/>
    <w:rsid w:val="00EA256E"/>
    <w:rsid w:val="00EA2C51"/>
    <w:rsid w:val="00EA4304"/>
    <w:rsid w:val="00EA50F2"/>
    <w:rsid w:val="00EB10A4"/>
    <w:rsid w:val="00EB38B7"/>
    <w:rsid w:val="00EB5252"/>
    <w:rsid w:val="00EC1531"/>
    <w:rsid w:val="00EC248D"/>
    <w:rsid w:val="00EC537D"/>
    <w:rsid w:val="00ED4051"/>
    <w:rsid w:val="00EE711F"/>
    <w:rsid w:val="00EE7DD5"/>
    <w:rsid w:val="00EF22B4"/>
    <w:rsid w:val="00F01677"/>
    <w:rsid w:val="00F1699E"/>
    <w:rsid w:val="00F20E1E"/>
    <w:rsid w:val="00F32A7F"/>
    <w:rsid w:val="00F357BC"/>
    <w:rsid w:val="00F36983"/>
    <w:rsid w:val="00F374CB"/>
    <w:rsid w:val="00F40EC4"/>
    <w:rsid w:val="00F42179"/>
    <w:rsid w:val="00F42B4D"/>
    <w:rsid w:val="00F53C8D"/>
    <w:rsid w:val="00F54DE9"/>
    <w:rsid w:val="00F63248"/>
    <w:rsid w:val="00F7148E"/>
    <w:rsid w:val="00F80BD7"/>
    <w:rsid w:val="00F83080"/>
    <w:rsid w:val="00F8469C"/>
    <w:rsid w:val="00F868CE"/>
    <w:rsid w:val="00F9189F"/>
    <w:rsid w:val="00F918F3"/>
    <w:rsid w:val="00F926F3"/>
    <w:rsid w:val="00F96C24"/>
    <w:rsid w:val="00F97B7C"/>
    <w:rsid w:val="00FA569E"/>
    <w:rsid w:val="00FA6470"/>
    <w:rsid w:val="00FB2074"/>
    <w:rsid w:val="00FB2B66"/>
    <w:rsid w:val="00FB2C05"/>
    <w:rsid w:val="00FB54FD"/>
    <w:rsid w:val="00FB556C"/>
    <w:rsid w:val="00FB563C"/>
    <w:rsid w:val="00FB7B79"/>
    <w:rsid w:val="00FC1AF2"/>
    <w:rsid w:val="00FC2499"/>
    <w:rsid w:val="00FC3805"/>
    <w:rsid w:val="00FC4679"/>
    <w:rsid w:val="00FD153A"/>
    <w:rsid w:val="00FD4035"/>
    <w:rsid w:val="00FD4E0F"/>
    <w:rsid w:val="00FD7697"/>
    <w:rsid w:val="00FE087C"/>
    <w:rsid w:val="00FE266F"/>
    <w:rsid w:val="00FE6DBA"/>
    <w:rsid w:val="00FE7457"/>
    <w:rsid w:val="00FF196F"/>
    <w:rsid w:val="00FF4668"/>
    <w:rsid w:val="00FF4AFF"/>
    <w:rsid w:val="00FF54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74AB4"/>
  <w15:docId w15:val="{0B0FB357-057B-41E3-BB75-18721741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37023"/>
    <w:pPr>
      <w:spacing w:after="0" w:line="240" w:lineRule="auto"/>
    </w:pPr>
    <w:rPr>
      <w:rFonts w:ascii="Calibri" w:hAnsi="Calibri" w:cs="Calibri"/>
    </w:rPr>
  </w:style>
  <w:style w:type="paragraph" w:styleId="Heading1">
    <w:name w:val="heading 1"/>
    <w:basedOn w:val="Normal"/>
    <w:next w:val="Normal"/>
    <w:link w:val="Heading1Char"/>
    <w:uiPriority w:val="9"/>
    <w:qFormat/>
    <w:rsid w:val="00891601"/>
    <w:pPr>
      <w:keepNext/>
      <w:keepLines/>
      <w:spacing w:before="240"/>
      <w:outlineLvl w:val="0"/>
    </w:pPr>
    <w:rPr>
      <w:rFonts w:ascii="Arial Narrow" w:eastAsiaTheme="majorEastAsia" w:hAnsi="Arial Narrow"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20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2DE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4E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23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E4175"/>
    <w:pPr>
      <w:spacing w:after="0" w:line="240" w:lineRule="auto"/>
    </w:pPr>
    <w:rPr>
      <w:rFonts w:eastAsiaTheme="minorEastAsia"/>
    </w:rPr>
  </w:style>
  <w:style w:type="character" w:customStyle="1" w:styleId="NoSpacingChar">
    <w:name w:val="No Spacing Char"/>
    <w:basedOn w:val="DefaultParagraphFont"/>
    <w:link w:val="NoSpacing"/>
    <w:uiPriority w:val="1"/>
    <w:rsid w:val="001E4175"/>
    <w:rPr>
      <w:rFonts w:eastAsiaTheme="minorEastAsia"/>
    </w:rPr>
  </w:style>
  <w:style w:type="character" w:styleId="Hyperlink">
    <w:name w:val="Hyperlink"/>
    <w:basedOn w:val="DefaultParagraphFont"/>
    <w:uiPriority w:val="99"/>
    <w:unhideWhenUsed/>
    <w:rsid w:val="00143AE0"/>
    <w:rPr>
      <w:color w:val="0000FF"/>
      <w:u w:val="single"/>
    </w:rPr>
  </w:style>
  <w:style w:type="character" w:styleId="PlaceholderText">
    <w:name w:val="Placeholder Text"/>
    <w:basedOn w:val="DefaultParagraphFont"/>
    <w:uiPriority w:val="99"/>
    <w:semiHidden/>
    <w:rsid w:val="00302525"/>
    <w:rPr>
      <w:color w:val="808080"/>
    </w:rPr>
  </w:style>
  <w:style w:type="paragraph" w:styleId="Header">
    <w:name w:val="header"/>
    <w:basedOn w:val="Normal"/>
    <w:link w:val="HeaderChar"/>
    <w:uiPriority w:val="99"/>
    <w:unhideWhenUsed/>
    <w:rsid w:val="003C7C34"/>
    <w:pPr>
      <w:tabs>
        <w:tab w:val="center" w:pos="4680"/>
        <w:tab w:val="right" w:pos="9360"/>
      </w:tabs>
    </w:pPr>
  </w:style>
  <w:style w:type="character" w:customStyle="1" w:styleId="HeaderChar">
    <w:name w:val="Header Char"/>
    <w:basedOn w:val="DefaultParagraphFont"/>
    <w:link w:val="Header"/>
    <w:uiPriority w:val="99"/>
    <w:rsid w:val="003C7C34"/>
    <w:rPr>
      <w:rFonts w:ascii="Calibri" w:hAnsi="Calibri" w:cs="Calibri"/>
    </w:rPr>
  </w:style>
  <w:style w:type="paragraph" w:styleId="Footer">
    <w:name w:val="footer"/>
    <w:basedOn w:val="Normal"/>
    <w:link w:val="FooterChar"/>
    <w:uiPriority w:val="99"/>
    <w:unhideWhenUsed/>
    <w:rsid w:val="003C7C34"/>
    <w:pPr>
      <w:tabs>
        <w:tab w:val="center" w:pos="4680"/>
        <w:tab w:val="right" w:pos="9360"/>
      </w:tabs>
    </w:pPr>
  </w:style>
  <w:style w:type="character" w:customStyle="1" w:styleId="FooterChar">
    <w:name w:val="Footer Char"/>
    <w:basedOn w:val="DefaultParagraphFont"/>
    <w:link w:val="Footer"/>
    <w:uiPriority w:val="99"/>
    <w:rsid w:val="003C7C34"/>
    <w:rPr>
      <w:rFonts w:ascii="Calibri" w:hAnsi="Calibri" w:cs="Calibri"/>
    </w:rPr>
  </w:style>
  <w:style w:type="paragraph" w:customStyle="1" w:styleId="ARMH1">
    <w:name w:val="ARM H1"/>
    <w:basedOn w:val="Heading1"/>
    <w:next w:val="ARMN"/>
    <w:link w:val="ARMH1Char"/>
    <w:qFormat/>
    <w:rsid w:val="00C86765"/>
    <w:pPr>
      <w:numPr>
        <w:numId w:val="1"/>
      </w:numPr>
      <w:jc w:val="both"/>
    </w:pPr>
    <w:rPr>
      <w:b/>
      <w:color w:val="071F5D"/>
      <w:sz w:val="30"/>
    </w:rPr>
  </w:style>
  <w:style w:type="paragraph" w:customStyle="1" w:styleId="ARMN">
    <w:name w:val="ARM N"/>
    <w:basedOn w:val="Normal"/>
    <w:link w:val="ARMNChar"/>
    <w:qFormat/>
    <w:rsid w:val="00A3330B"/>
    <w:rPr>
      <w:rFonts w:ascii="Arial Narrow" w:hAnsi="Arial Narrow"/>
      <w:sz w:val="24"/>
    </w:rPr>
  </w:style>
  <w:style w:type="character" w:customStyle="1" w:styleId="Heading1Char">
    <w:name w:val="Heading 1 Char"/>
    <w:basedOn w:val="DefaultParagraphFont"/>
    <w:link w:val="Heading1"/>
    <w:uiPriority w:val="9"/>
    <w:rsid w:val="00891601"/>
    <w:rPr>
      <w:rFonts w:ascii="Arial Narrow" w:eastAsiaTheme="majorEastAsia" w:hAnsi="Arial Narrow" w:cstheme="majorBidi"/>
      <w:color w:val="2F5496" w:themeColor="accent1" w:themeShade="BF"/>
      <w:sz w:val="32"/>
      <w:szCs w:val="32"/>
    </w:rPr>
  </w:style>
  <w:style w:type="character" w:customStyle="1" w:styleId="ARMH1Char">
    <w:name w:val="ARM H1 Char"/>
    <w:basedOn w:val="Heading1Char"/>
    <w:link w:val="ARMH1"/>
    <w:rsid w:val="00C86765"/>
    <w:rPr>
      <w:rFonts w:ascii="Arial Narrow" w:eastAsiaTheme="majorEastAsia" w:hAnsi="Arial Narrow" w:cstheme="majorBidi"/>
      <w:b/>
      <w:color w:val="071F5D"/>
      <w:sz w:val="30"/>
      <w:szCs w:val="32"/>
    </w:rPr>
  </w:style>
  <w:style w:type="paragraph" w:customStyle="1" w:styleId="ARMH2">
    <w:name w:val="ARM H2"/>
    <w:basedOn w:val="Heading2"/>
    <w:next w:val="Normal"/>
    <w:link w:val="ARMH2Char"/>
    <w:qFormat/>
    <w:rsid w:val="006C2299"/>
    <w:pPr>
      <w:numPr>
        <w:ilvl w:val="1"/>
        <w:numId w:val="1"/>
      </w:numPr>
    </w:pPr>
    <w:rPr>
      <w:rFonts w:ascii="Arial Narrow" w:hAnsi="Arial Narrow"/>
      <w:b/>
      <w:color w:val="071F5D"/>
      <w:sz w:val="28"/>
    </w:rPr>
  </w:style>
  <w:style w:type="character" w:customStyle="1" w:styleId="ARMNChar">
    <w:name w:val="ARM N Char"/>
    <w:basedOn w:val="DefaultParagraphFont"/>
    <w:link w:val="ARMN"/>
    <w:rsid w:val="00A3330B"/>
    <w:rPr>
      <w:rFonts w:ascii="Arial Narrow" w:hAnsi="Arial Narrow" w:cs="Calibri"/>
      <w:sz w:val="24"/>
    </w:rPr>
  </w:style>
  <w:style w:type="paragraph" w:customStyle="1" w:styleId="ARMTitle">
    <w:name w:val="ARM Title"/>
    <w:basedOn w:val="Title"/>
    <w:next w:val="Normal"/>
    <w:link w:val="ARMTitleChar"/>
    <w:qFormat/>
    <w:rsid w:val="00A87FF1"/>
    <w:pPr>
      <w:pBdr>
        <w:top w:val="single" w:sz="6" w:space="6" w:color="4472C4" w:themeColor="accent1"/>
        <w:bottom w:val="single" w:sz="6" w:space="6" w:color="4472C4" w:themeColor="accent1"/>
      </w:pBdr>
      <w:spacing w:after="240"/>
      <w:jc w:val="center"/>
    </w:pPr>
    <w:rPr>
      <w:rFonts w:ascii="Arial Narrow" w:hAnsi="Arial Narrow"/>
      <w:b/>
      <w:bCs/>
      <w:color w:val="071F5D"/>
      <w:sz w:val="72"/>
      <w:szCs w:val="72"/>
    </w:rPr>
  </w:style>
  <w:style w:type="character" w:customStyle="1" w:styleId="Heading2Char">
    <w:name w:val="Heading 2 Char"/>
    <w:basedOn w:val="DefaultParagraphFont"/>
    <w:link w:val="Heading2"/>
    <w:uiPriority w:val="9"/>
    <w:semiHidden/>
    <w:rsid w:val="00CB205B"/>
    <w:rPr>
      <w:rFonts w:asciiTheme="majorHAnsi" w:eastAsiaTheme="majorEastAsia" w:hAnsiTheme="majorHAnsi" w:cstheme="majorBidi"/>
      <w:color w:val="2F5496" w:themeColor="accent1" w:themeShade="BF"/>
      <w:sz w:val="26"/>
      <w:szCs w:val="26"/>
    </w:rPr>
  </w:style>
  <w:style w:type="character" w:customStyle="1" w:styleId="ARMH2Char">
    <w:name w:val="ARM H2 Char"/>
    <w:basedOn w:val="Heading2Char"/>
    <w:link w:val="ARMH2"/>
    <w:rsid w:val="006C2299"/>
    <w:rPr>
      <w:rFonts w:ascii="Arial Narrow" w:eastAsiaTheme="majorEastAsia" w:hAnsi="Arial Narrow" w:cstheme="majorBidi"/>
      <w:b/>
      <w:color w:val="071F5D"/>
      <w:sz w:val="28"/>
      <w:szCs w:val="26"/>
    </w:rPr>
  </w:style>
  <w:style w:type="paragraph" w:styleId="ListParagraph">
    <w:name w:val="List Paragraph"/>
    <w:basedOn w:val="Normal"/>
    <w:uiPriority w:val="34"/>
    <w:rsid w:val="00B74686"/>
    <w:pPr>
      <w:ind w:left="720"/>
      <w:contextualSpacing/>
    </w:pPr>
  </w:style>
  <w:style w:type="paragraph" w:styleId="Title">
    <w:name w:val="Title"/>
    <w:basedOn w:val="Normal"/>
    <w:next w:val="Normal"/>
    <w:link w:val="TitleChar"/>
    <w:uiPriority w:val="10"/>
    <w:qFormat/>
    <w:rsid w:val="00A87F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F1"/>
    <w:rPr>
      <w:rFonts w:asciiTheme="majorHAnsi" w:eastAsiaTheme="majorEastAsia" w:hAnsiTheme="majorHAnsi" w:cstheme="majorBidi"/>
      <w:spacing w:val="-10"/>
      <w:kern w:val="28"/>
      <w:sz w:val="56"/>
      <w:szCs w:val="56"/>
    </w:rPr>
  </w:style>
  <w:style w:type="character" w:customStyle="1" w:styleId="ARMTitleChar">
    <w:name w:val="ARM Title Char"/>
    <w:basedOn w:val="TitleChar"/>
    <w:link w:val="ARMTitle"/>
    <w:rsid w:val="00A87FF1"/>
    <w:rPr>
      <w:rFonts w:ascii="Arial Narrow" w:eastAsiaTheme="majorEastAsia" w:hAnsi="Arial Narrow" w:cstheme="majorBidi"/>
      <w:b/>
      <w:bCs/>
      <w:color w:val="071F5D"/>
      <w:spacing w:val="-10"/>
      <w:kern w:val="28"/>
      <w:sz w:val="72"/>
      <w:szCs w:val="72"/>
    </w:rPr>
  </w:style>
  <w:style w:type="paragraph" w:customStyle="1" w:styleId="ARMH3">
    <w:name w:val="ARM H3"/>
    <w:basedOn w:val="Heading3"/>
    <w:next w:val="Normal"/>
    <w:link w:val="ARMH3Char"/>
    <w:qFormat/>
    <w:rsid w:val="00703A7A"/>
    <w:pPr>
      <w:numPr>
        <w:ilvl w:val="2"/>
        <w:numId w:val="1"/>
      </w:numPr>
    </w:pPr>
    <w:rPr>
      <w:rFonts w:ascii="Arial Narrow" w:hAnsi="Arial Narrow"/>
      <w:b/>
      <w:color w:val="071F5D"/>
      <w:sz w:val="26"/>
    </w:rPr>
  </w:style>
  <w:style w:type="character" w:styleId="IntenseEmphasis">
    <w:name w:val="Intense Emphasis"/>
    <w:basedOn w:val="DefaultParagraphFont"/>
    <w:uiPriority w:val="21"/>
    <w:qFormat/>
    <w:rsid w:val="0031360E"/>
    <w:rPr>
      <w:i/>
      <w:iCs/>
      <w:color w:val="4472C4" w:themeColor="accent1"/>
    </w:rPr>
  </w:style>
  <w:style w:type="character" w:customStyle="1" w:styleId="Heading3Char">
    <w:name w:val="Heading 3 Char"/>
    <w:basedOn w:val="DefaultParagraphFont"/>
    <w:link w:val="Heading3"/>
    <w:uiPriority w:val="9"/>
    <w:semiHidden/>
    <w:rsid w:val="00CB2DED"/>
    <w:rPr>
      <w:rFonts w:asciiTheme="majorHAnsi" w:eastAsiaTheme="majorEastAsia" w:hAnsiTheme="majorHAnsi" w:cstheme="majorBidi"/>
      <w:color w:val="1F3763" w:themeColor="accent1" w:themeShade="7F"/>
      <w:sz w:val="24"/>
      <w:szCs w:val="24"/>
    </w:rPr>
  </w:style>
  <w:style w:type="character" w:customStyle="1" w:styleId="ARMH3Char">
    <w:name w:val="ARM H3 Char"/>
    <w:basedOn w:val="Heading3Char"/>
    <w:link w:val="ARMH3"/>
    <w:rsid w:val="00703A7A"/>
    <w:rPr>
      <w:rFonts w:ascii="Arial Narrow" w:eastAsiaTheme="majorEastAsia" w:hAnsi="Arial Narrow" w:cstheme="majorBidi"/>
      <w:b/>
      <w:color w:val="071F5D"/>
      <w:sz w:val="26"/>
      <w:szCs w:val="24"/>
    </w:rPr>
  </w:style>
  <w:style w:type="character" w:styleId="CommentReference">
    <w:name w:val="annotation reference"/>
    <w:basedOn w:val="DefaultParagraphFont"/>
    <w:uiPriority w:val="99"/>
    <w:semiHidden/>
    <w:unhideWhenUsed/>
    <w:rsid w:val="0031360E"/>
    <w:rPr>
      <w:sz w:val="16"/>
      <w:szCs w:val="16"/>
    </w:rPr>
  </w:style>
  <w:style w:type="paragraph" w:styleId="CommentText">
    <w:name w:val="annotation text"/>
    <w:basedOn w:val="Normal"/>
    <w:link w:val="CommentTextChar"/>
    <w:uiPriority w:val="99"/>
    <w:unhideWhenUsed/>
    <w:rsid w:val="0031360E"/>
    <w:pPr>
      <w:spacing w:after="16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31360E"/>
    <w:rPr>
      <w:sz w:val="20"/>
      <w:szCs w:val="20"/>
    </w:rPr>
  </w:style>
  <w:style w:type="paragraph" w:styleId="CommentSubject">
    <w:name w:val="annotation subject"/>
    <w:basedOn w:val="CommentText"/>
    <w:next w:val="CommentText"/>
    <w:link w:val="CommentSubjectChar"/>
    <w:uiPriority w:val="99"/>
    <w:semiHidden/>
    <w:unhideWhenUsed/>
    <w:rsid w:val="006D107F"/>
    <w:pPr>
      <w:spacing w:after="0"/>
    </w:pPr>
    <w:rPr>
      <w:rFonts w:ascii="Calibri" w:hAnsi="Calibri" w:cs="Calibri"/>
      <w:b/>
      <w:bCs/>
    </w:rPr>
  </w:style>
  <w:style w:type="character" w:customStyle="1" w:styleId="CommentSubjectChar">
    <w:name w:val="Comment Subject Char"/>
    <w:basedOn w:val="CommentTextChar"/>
    <w:link w:val="CommentSubject"/>
    <w:uiPriority w:val="99"/>
    <w:semiHidden/>
    <w:rsid w:val="006D107F"/>
    <w:rPr>
      <w:rFonts w:ascii="Calibri" w:hAnsi="Calibri" w:cs="Calibri"/>
      <w:b/>
      <w:bCs/>
      <w:sz w:val="20"/>
      <w:szCs w:val="20"/>
    </w:rPr>
  </w:style>
  <w:style w:type="paragraph" w:customStyle="1" w:styleId="ARMH5">
    <w:name w:val="ARM H5"/>
    <w:basedOn w:val="Heading5"/>
    <w:next w:val="ARMN"/>
    <w:link w:val="ARMH5Char"/>
    <w:qFormat/>
    <w:rsid w:val="006023D3"/>
    <w:pPr>
      <w:ind w:firstLine="720"/>
      <w:jc w:val="both"/>
    </w:pPr>
    <w:rPr>
      <w:rFonts w:ascii="Arial Narrow" w:hAnsi="Arial Narrow"/>
      <w:b/>
      <w:bCs/>
      <w:i/>
      <w:color w:val="071F5D"/>
      <w:sz w:val="24"/>
    </w:rPr>
  </w:style>
  <w:style w:type="character" w:customStyle="1" w:styleId="cf01">
    <w:name w:val="cf01"/>
    <w:basedOn w:val="DefaultParagraphFont"/>
    <w:rsid w:val="00C37F6F"/>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8A4ECB"/>
    <w:rPr>
      <w:rFonts w:asciiTheme="majorHAnsi" w:eastAsiaTheme="majorEastAsia" w:hAnsiTheme="majorHAnsi" w:cstheme="majorBidi"/>
      <w:i/>
      <w:iCs/>
      <w:color w:val="2F5496" w:themeColor="accent1" w:themeShade="BF"/>
    </w:rPr>
  </w:style>
  <w:style w:type="character" w:customStyle="1" w:styleId="ARMH5Char">
    <w:name w:val="ARM H5 Char"/>
    <w:basedOn w:val="Heading4Char"/>
    <w:link w:val="ARMH5"/>
    <w:rsid w:val="006023D3"/>
    <w:rPr>
      <w:rFonts w:ascii="Arial Narrow" w:eastAsiaTheme="majorEastAsia" w:hAnsi="Arial Narrow" w:cstheme="majorBidi"/>
      <w:b/>
      <w:bCs/>
      <w:i/>
      <w:iCs w:val="0"/>
      <w:color w:val="071F5D"/>
      <w:sz w:val="24"/>
    </w:rPr>
  </w:style>
  <w:style w:type="character" w:styleId="UnresolvedMention">
    <w:name w:val="Unresolved Mention"/>
    <w:basedOn w:val="DefaultParagraphFont"/>
    <w:uiPriority w:val="99"/>
    <w:semiHidden/>
    <w:unhideWhenUsed/>
    <w:rsid w:val="003354A6"/>
    <w:rPr>
      <w:color w:val="605E5C"/>
      <w:shd w:val="clear" w:color="auto" w:fill="E1DFDD"/>
    </w:rPr>
  </w:style>
  <w:style w:type="character" w:styleId="FollowedHyperlink">
    <w:name w:val="FollowedHyperlink"/>
    <w:basedOn w:val="DefaultParagraphFont"/>
    <w:uiPriority w:val="99"/>
    <w:semiHidden/>
    <w:unhideWhenUsed/>
    <w:rsid w:val="003354A6"/>
    <w:rPr>
      <w:color w:val="954F72" w:themeColor="followedHyperlink"/>
      <w:u w:val="single"/>
    </w:rPr>
  </w:style>
  <w:style w:type="paragraph" w:styleId="Revision">
    <w:name w:val="Revision"/>
    <w:hidden/>
    <w:uiPriority w:val="99"/>
    <w:semiHidden/>
    <w:rsid w:val="00741F36"/>
    <w:pPr>
      <w:spacing w:after="0" w:line="240" w:lineRule="auto"/>
    </w:pPr>
    <w:rPr>
      <w:rFonts w:ascii="Calibri" w:hAnsi="Calibri" w:cs="Calibri"/>
    </w:rPr>
  </w:style>
  <w:style w:type="paragraph" w:styleId="TOC2">
    <w:name w:val="toc 2"/>
    <w:basedOn w:val="ARMN"/>
    <w:next w:val="ARMN"/>
    <w:autoRedefine/>
    <w:uiPriority w:val="39"/>
    <w:unhideWhenUsed/>
    <w:rsid w:val="000A7C32"/>
    <w:pPr>
      <w:spacing w:after="100"/>
      <w:ind w:left="432"/>
    </w:pPr>
    <w:rPr>
      <w:b/>
      <w:color w:val="071F5D"/>
      <w:sz w:val="26"/>
    </w:rPr>
  </w:style>
  <w:style w:type="paragraph" w:styleId="TOC1">
    <w:name w:val="toc 1"/>
    <w:basedOn w:val="ARMN"/>
    <w:next w:val="ARMN"/>
    <w:autoRedefine/>
    <w:uiPriority w:val="39"/>
    <w:unhideWhenUsed/>
    <w:rsid w:val="00127010"/>
    <w:pPr>
      <w:spacing w:after="100"/>
    </w:pPr>
    <w:rPr>
      <w:rFonts w:eastAsiaTheme="majorEastAsia" w:cstheme="majorBidi"/>
      <w:b/>
      <w:color w:val="071F5D"/>
      <w:sz w:val="28"/>
      <w:szCs w:val="32"/>
    </w:rPr>
  </w:style>
  <w:style w:type="paragraph" w:styleId="TOC3">
    <w:name w:val="toc 3"/>
    <w:basedOn w:val="ARMN"/>
    <w:next w:val="ARMN"/>
    <w:autoRedefine/>
    <w:uiPriority w:val="39"/>
    <w:unhideWhenUsed/>
    <w:rsid w:val="008C100B"/>
    <w:pPr>
      <w:tabs>
        <w:tab w:val="right" w:leader="dot" w:pos="9350"/>
      </w:tabs>
      <w:spacing w:after="100"/>
      <w:ind w:left="720"/>
    </w:pPr>
    <w:rPr>
      <w:rFonts w:ascii="Aptos Narrow" w:hAnsi="Aptos Narrow"/>
      <w:b/>
      <w:noProof/>
      <w:color w:val="002060"/>
    </w:rPr>
  </w:style>
  <w:style w:type="paragraph" w:styleId="TOC4">
    <w:name w:val="toc 4"/>
    <w:basedOn w:val="ARMN"/>
    <w:next w:val="ARMN"/>
    <w:autoRedefine/>
    <w:uiPriority w:val="39"/>
    <w:unhideWhenUsed/>
    <w:rsid w:val="00A3330B"/>
    <w:pPr>
      <w:tabs>
        <w:tab w:val="right" w:leader="dot" w:pos="9350"/>
      </w:tabs>
      <w:spacing w:after="100"/>
      <w:ind w:left="1008"/>
    </w:pPr>
    <w:rPr>
      <w:b/>
      <w:color w:val="071F5D"/>
      <w:sz w:val="22"/>
    </w:rPr>
  </w:style>
  <w:style w:type="paragraph" w:styleId="TOCHeading">
    <w:name w:val="TOC Heading"/>
    <w:basedOn w:val="Heading1"/>
    <w:next w:val="Normal"/>
    <w:uiPriority w:val="39"/>
    <w:unhideWhenUsed/>
    <w:qFormat/>
    <w:rsid w:val="00E4259D"/>
    <w:pPr>
      <w:spacing w:line="259" w:lineRule="auto"/>
      <w:outlineLvl w:val="9"/>
    </w:pPr>
  </w:style>
  <w:style w:type="paragraph" w:styleId="TOC9">
    <w:name w:val="toc 9"/>
    <w:basedOn w:val="Normal"/>
    <w:next w:val="Normal"/>
    <w:autoRedefine/>
    <w:uiPriority w:val="39"/>
    <w:semiHidden/>
    <w:unhideWhenUsed/>
    <w:rsid w:val="00940511"/>
    <w:pPr>
      <w:spacing w:after="100"/>
      <w:ind w:left="1760"/>
    </w:pPr>
  </w:style>
  <w:style w:type="paragraph" w:customStyle="1" w:styleId="ARMH4">
    <w:name w:val="ARM H4"/>
    <w:basedOn w:val="Heading4"/>
    <w:next w:val="Normal"/>
    <w:link w:val="ARMH4Char"/>
    <w:autoRedefine/>
    <w:qFormat/>
    <w:rsid w:val="00810E86"/>
    <w:pPr>
      <w:numPr>
        <w:ilvl w:val="3"/>
        <w:numId w:val="1"/>
      </w:numPr>
      <w:ind w:left="576"/>
      <w:jc w:val="both"/>
    </w:pPr>
    <w:rPr>
      <w:rFonts w:ascii="Arial Narrow" w:hAnsi="Arial Narrow"/>
      <w:b/>
      <w:i w:val="0"/>
      <w:color w:val="002060"/>
      <w:sz w:val="24"/>
    </w:rPr>
  </w:style>
  <w:style w:type="paragraph" w:customStyle="1" w:styleId="ARMD">
    <w:name w:val="ARM D"/>
    <w:basedOn w:val="ARMH4"/>
    <w:link w:val="ARMDChar"/>
    <w:rsid w:val="00A235B9"/>
    <w:pPr>
      <w:numPr>
        <w:numId w:val="2"/>
      </w:numPr>
    </w:pPr>
  </w:style>
  <w:style w:type="character" w:customStyle="1" w:styleId="ARMH4Char">
    <w:name w:val="ARM H4 Char"/>
    <w:basedOn w:val="Heading4Char"/>
    <w:link w:val="ARMH4"/>
    <w:rsid w:val="00810E86"/>
    <w:rPr>
      <w:rFonts w:ascii="Arial Narrow" w:eastAsiaTheme="majorEastAsia" w:hAnsi="Arial Narrow" w:cstheme="majorBidi"/>
      <w:b/>
      <w:i w:val="0"/>
      <w:iCs/>
      <w:color w:val="002060"/>
      <w:sz w:val="24"/>
    </w:rPr>
  </w:style>
  <w:style w:type="character" w:customStyle="1" w:styleId="ARMDChar">
    <w:name w:val="ARM D Char"/>
    <w:basedOn w:val="ARMH4Char"/>
    <w:link w:val="ARMD"/>
    <w:rsid w:val="00A235B9"/>
    <w:rPr>
      <w:rFonts w:ascii="Arial Narrow" w:eastAsiaTheme="majorEastAsia" w:hAnsi="Arial Narrow" w:cstheme="majorBidi"/>
      <w:b/>
      <w:i w:val="0"/>
      <w:iCs/>
      <w:color w:val="002060"/>
      <w:sz w:val="24"/>
    </w:rPr>
  </w:style>
  <w:style w:type="character" w:customStyle="1" w:styleId="Heading5Char">
    <w:name w:val="Heading 5 Char"/>
    <w:basedOn w:val="DefaultParagraphFont"/>
    <w:link w:val="Heading5"/>
    <w:uiPriority w:val="9"/>
    <w:semiHidden/>
    <w:rsid w:val="006023D3"/>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D445A1"/>
    <w:rPr>
      <w:sz w:val="20"/>
      <w:szCs w:val="20"/>
    </w:rPr>
  </w:style>
  <w:style w:type="character" w:customStyle="1" w:styleId="FootnoteTextChar">
    <w:name w:val="Footnote Text Char"/>
    <w:basedOn w:val="DefaultParagraphFont"/>
    <w:link w:val="FootnoteText"/>
    <w:uiPriority w:val="99"/>
    <w:semiHidden/>
    <w:rsid w:val="00D445A1"/>
    <w:rPr>
      <w:rFonts w:ascii="Calibri" w:hAnsi="Calibri" w:cs="Calibri"/>
      <w:sz w:val="20"/>
      <w:szCs w:val="20"/>
    </w:rPr>
  </w:style>
  <w:style w:type="character" w:styleId="FootnoteReference">
    <w:name w:val="footnote reference"/>
    <w:basedOn w:val="DefaultParagraphFont"/>
    <w:uiPriority w:val="99"/>
    <w:semiHidden/>
    <w:unhideWhenUsed/>
    <w:rsid w:val="00D445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59">
      <w:bodyDiv w:val="1"/>
      <w:marLeft w:val="0"/>
      <w:marRight w:val="0"/>
      <w:marTop w:val="0"/>
      <w:marBottom w:val="0"/>
      <w:divBdr>
        <w:top w:val="none" w:sz="0" w:space="0" w:color="auto"/>
        <w:left w:val="none" w:sz="0" w:space="0" w:color="auto"/>
        <w:bottom w:val="none" w:sz="0" w:space="0" w:color="auto"/>
        <w:right w:val="none" w:sz="0" w:space="0" w:color="auto"/>
      </w:divBdr>
    </w:div>
    <w:div w:id="30156439">
      <w:bodyDiv w:val="1"/>
      <w:marLeft w:val="0"/>
      <w:marRight w:val="0"/>
      <w:marTop w:val="0"/>
      <w:marBottom w:val="0"/>
      <w:divBdr>
        <w:top w:val="none" w:sz="0" w:space="0" w:color="auto"/>
        <w:left w:val="none" w:sz="0" w:space="0" w:color="auto"/>
        <w:bottom w:val="none" w:sz="0" w:space="0" w:color="auto"/>
        <w:right w:val="none" w:sz="0" w:space="0" w:color="auto"/>
      </w:divBdr>
    </w:div>
    <w:div w:id="39209956">
      <w:bodyDiv w:val="1"/>
      <w:marLeft w:val="0"/>
      <w:marRight w:val="0"/>
      <w:marTop w:val="0"/>
      <w:marBottom w:val="0"/>
      <w:divBdr>
        <w:top w:val="none" w:sz="0" w:space="0" w:color="auto"/>
        <w:left w:val="none" w:sz="0" w:space="0" w:color="auto"/>
        <w:bottom w:val="none" w:sz="0" w:space="0" w:color="auto"/>
        <w:right w:val="none" w:sz="0" w:space="0" w:color="auto"/>
      </w:divBdr>
    </w:div>
    <w:div w:id="67926283">
      <w:bodyDiv w:val="1"/>
      <w:marLeft w:val="0"/>
      <w:marRight w:val="0"/>
      <w:marTop w:val="0"/>
      <w:marBottom w:val="0"/>
      <w:divBdr>
        <w:top w:val="none" w:sz="0" w:space="0" w:color="auto"/>
        <w:left w:val="none" w:sz="0" w:space="0" w:color="auto"/>
        <w:bottom w:val="none" w:sz="0" w:space="0" w:color="auto"/>
        <w:right w:val="none" w:sz="0" w:space="0" w:color="auto"/>
      </w:divBdr>
    </w:div>
    <w:div w:id="75247844">
      <w:bodyDiv w:val="1"/>
      <w:marLeft w:val="0"/>
      <w:marRight w:val="0"/>
      <w:marTop w:val="0"/>
      <w:marBottom w:val="0"/>
      <w:divBdr>
        <w:top w:val="none" w:sz="0" w:space="0" w:color="auto"/>
        <w:left w:val="none" w:sz="0" w:space="0" w:color="auto"/>
        <w:bottom w:val="none" w:sz="0" w:space="0" w:color="auto"/>
        <w:right w:val="none" w:sz="0" w:space="0" w:color="auto"/>
      </w:divBdr>
    </w:div>
    <w:div w:id="238096174">
      <w:bodyDiv w:val="1"/>
      <w:marLeft w:val="0"/>
      <w:marRight w:val="0"/>
      <w:marTop w:val="0"/>
      <w:marBottom w:val="0"/>
      <w:divBdr>
        <w:top w:val="none" w:sz="0" w:space="0" w:color="auto"/>
        <w:left w:val="none" w:sz="0" w:space="0" w:color="auto"/>
        <w:bottom w:val="none" w:sz="0" w:space="0" w:color="auto"/>
        <w:right w:val="none" w:sz="0" w:space="0" w:color="auto"/>
      </w:divBdr>
    </w:div>
    <w:div w:id="257908031">
      <w:bodyDiv w:val="1"/>
      <w:marLeft w:val="0"/>
      <w:marRight w:val="0"/>
      <w:marTop w:val="0"/>
      <w:marBottom w:val="0"/>
      <w:divBdr>
        <w:top w:val="none" w:sz="0" w:space="0" w:color="auto"/>
        <w:left w:val="none" w:sz="0" w:space="0" w:color="auto"/>
        <w:bottom w:val="none" w:sz="0" w:space="0" w:color="auto"/>
        <w:right w:val="none" w:sz="0" w:space="0" w:color="auto"/>
      </w:divBdr>
    </w:div>
    <w:div w:id="290669435">
      <w:bodyDiv w:val="1"/>
      <w:marLeft w:val="0"/>
      <w:marRight w:val="0"/>
      <w:marTop w:val="0"/>
      <w:marBottom w:val="0"/>
      <w:divBdr>
        <w:top w:val="none" w:sz="0" w:space="0" w:color="auto"/>
        <w:left w:val="none" w:sz="0" w:space="0" w:color="auto"/>
        <w:bottom w:val="none" w:sz="0" w:space="0" w:color="auto"/>
        <w:right w:val="none" w:sz="0" w:space="0" w:color="auto"/>
      </w:divBdr>
    </w:div>
    <w:div w:id="413472199">
      <w:bodyDiv w:val="1"/>
      <w:marLeft w:val="0"/>
      <w:marRight w:val="0"/>
      <w:marTop w:val="0"/>
      <w:marBottom w:val="0"/>
      <w:divBdr>
        <w:top w:val="none" w:sz="0" w:space="0" w:color="auto"/>
        <w:left w:val="none" w:sz="0" w:space="0" w:color="auto"/>
        <w:bottom w:val="none" w:sz="0" w:space="0" w:color="auto"/>
        <w:right w:val="none" w:sz="0" w:space="0" w:color="auto"/>
      </w:divBdr>
    </w:div>
    <w:div w:id="465320368">
      <w:bodyDiv w:val="1"/>
      <w:marLeft w:val="0"/>
      <w:marRight w:val="0"/>
      <w:marTop w:val="0"/>
      <w:marBottom w:val="0"/>
      <w:divBdr>
        <w:top w:val="none" w:sz="0" w:space="0" w:color="auto"/>
        <w:left w:val="none" w:sz="0" w:space="0" w:color="auto"/>
        <w:bottom w:val="none" w:sz="0" w:space="0" w:color="auto"/>
        <w:right w:val="none" w:sz="0" w:space="0" w:color="auto"/>
      </w:divBdr>
    </w:div>
    <w:div w:id="487599251">
      <w:bodyDiv w:val="1"/>
      <w:marLeft w:val="0"/>
      <w:marRight w:val="0"/>
      <w:marTop w:val="0"/>
      <w:marBottom w:val="0"/>
      <w:divBdr>
        <w:top w:val="none" w:sz="0" w:space="0" w:color="auto"/>
        <w:left w:val="none" w:sz="0" w:space="0" w:color="auto"/>
        <w:bottom w:val="none" w:sz="0" w:space="0" w:color="auto"/>
        <w:right w:val="none" w:sz="0" w:space="0" w:color="auto"/>
      </w:divBdr>
    </w:div>
    <w:div w:id="544945728">
      <w:bodyDiv w:val="1"/>
      <w:marLeft w:val="0"/>
      <w:marRight w:val="0"/>
      <w:marTop w:val="0"/>
      <w:marBottom w:val="0"/>
      <w:divBdr>
        <w:top w:val="none" w:sz="0" w:space="0" w:color="auto"/>
        <w:left w:val="none" w:sz="0" w:space="0" w:color="auto"/>
        <w:bottom w:val="none" w:sz="0" w:space="0" w:color="auto"/>
        <w:right w:val="none" w:sz="0" w:space="0" w:color="auto"/>
      </w:divBdr>
    </w:div>
    <w:div w:id="636187256">
      <w:bodyDiv w:val="1"/>
      <w:marLeft w:val="0"/>
      <w:marRight w:val="0"/>
      <w:marTop w:val="0"/>
      <w:marBottom w:val="0"/>
      <w:divBdr>
        <w:top w:val="none" w:sz="0" w:space="0" w:color="auto"/>
        <w:left w:val="none" w:sz="0" w:space="0" w:color="auto"/>
        <w:bottom w:val="none" w:sz="0" w:space="0" w:color="auto"/>
        <w:right w:val="none" w:sz="0" w:space="0" w:color="auto"/>
      </w:divBdr>
    </w:div>
    <w:div w:id="655307962">
      <w:bodyDiv w:val="1"/>
      <w:marLeft w:val="0"/>
      <w:marRight w:val="0"/>
      <w:marTop w:val="0"/>
      <w:marBottom w:val="0"/>
      <w:divBdr>
        <w:top w:val="none" w:sz="0" w:space="0" w:color="auto"/>
        <w:left w:val="none" w:sz="0" w:space="0" w:color="auto"/>
        <w:bottom w:val="none" w:sz="0" w:space="0" w:color="auto"/>
        <w:right w:val="none" w:sz="0" w:space="0" w:color="auto"/>
      </w:divBdr>
    </w:div>
    <w:div w:id="662977615">
      <w:bodyDiv w:val="1"/>
      <w:marLeft w:val="0"/>
      <w:marRight w:val="0"/>
      <w:marTop w:val="0"/>
      <w:marBottom w:val="0"/>
      <w:divBdr>
        <w:top w:val="none" w:sz="0" w:space="0" w:color="auto"/>
        <w:left w:val="none" w:sz="0" w:space="0" w:color="auto"/>
        <w:bottom w:val="none" w:sz="0" w:space="0" w:color="auto"/>
        <w:right w:val="none" w:sz="0" w:space="0" w:color="auto"/>
      </w:divBdr>
      <w:divsChild>
        <w:div w:id="1103575745">
          <w:marLeft w:val="0"/>
          <w:marRight w:val="0"/>
          <w:marTop w:val="0"/>
          <w:marBottom w:val="0"/>
          <w:divBdr>
            <w:top w:val="none" w:sz="0" w:space="0" w:color="auto"/>
            <w:left w:val="none" w:sz="0" w:space="0" w:color="auto"/>
            <w:bottom w:val="none" w:sz="0" w:space="0" w:color="auto"/>
            <w:right w:val="none" w:sz="0" w:space="0" w:color="auto"/>
          </w:divBdr>
          <w:divsChild>
            <w:div w:id="1507555301">
              <w:marLeft w:val="0"/>
              <w:marRight w:val="0"/>
              <w:marTop w:val="0"/>
              <w:marBottom w:val="0"/>
              <w:divBdr>
                <w:top w:val="none" w:sz="0" w:space="0" w:color="auto"/>
                <w:left w:val="none" w:sz="0" w:space="0" w:color="auto"/>
                <w:bottom w:val="none" w:sz="0" w:space="0" w:color="auto"/>
                <w:right w:val="none" w:sz="0" w:space="0" w:color="auto"/>
              </w:divBdr>
              <w:divsChild>
                <w:div w:id="161509573">
                  <w:marLeft w:val="0"/>
                  <w:marRight w:val="0"/>
                  <w:marTop w:val="0"/>
                  <w:marBottom w:val="0"/>
                  <w:divBdr>
                    <w:top w:val="none" w:sz="0" w:space="0" w:color="auto"/>
                    <w:left w:val="none" w:sz="0" w:space="0" w:color="auto"/>
                    <w:bottom w:val="none" w:sz="0" w:space="0" w:color="auto"/>
                    <w:right w:val="none" w:sz="0" w:space="0" w:color="auto"/>
                  </w:divBdr>
                  <w:divsChild>
                    <w:div w:id="1221332750">
                      <w:marLeft w:val="0"/>
                      <w:marRight w:val="0"/>
                      <w:marTop w:val="0"/>
                      <w:marBottom w:val="0"/>
                      <w:divBdr>
                        <w:top w:val="none" w:sz="0" w:space="0" w:color="auto"/>
                        <w:left w:val="none" w:sz="0" w:space="0" w:color="auto"/>
                        <w:bottom w:val="none" w:sz="0" w:space="0" w:color="auto"/>
                        <w:right w:val="none" w:sz="0" w:space="0" w:color="auto"/>
                      </w:divBdr>
                      <w:divsChild>
                        <w:div w:id="1048917571">
                          <w:marLeft w:val="0"/>
                          <w:marRight w:val="0"/>
                          <w:marTop w:val="0"/>
                          <w:marBottom w:val="0"/>
                          <w:divBdr>
                            <w:top w:val="none" w:sz="0" w:space="0" w:color="auto"/>
                            <w:left w:val="none" w:sz="0" w:space="0" w:color="auto"/>
                            <w:bottom w:val="none" w:sz="0" w:space="0" w:color="auto"/>
                            <w:right w:val="none" w:sz="0" w:space="0" w:color="auto"/>
                          </w:divBdr>
                          <w:divsChild>
                            <w:div w:id="14737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402">
      <w:bodyDiv w:val="1"/>
      <w:marLeft w:val="0"/>
      <w:marRight w:val="0"/>
      <w:marTop w:val="0"/>
      <w:marBottom w:val="0"/>
      <w:divBdr>
        <w:top w:val="none" w:sz="0" w:space="0" w:color="auto"/>
        <w:left w:val="none" w:sz="0" w:space="0" w:color="auto"/>
        <w:bottom w:val="none" w:sz="0" w:space="0" w:color="auto"/>
        <w:right w:val="none" w:sz="0" w:space="0" w:color="auto"/>
      </w:divBdr>
    </w:div>
    <w:div w:id="676811890">
      <w:bodyDiv w:val="1"/>
      <w:marLeft w:val="0"/>
      <w:marRight w:val="0"/>
      <w:marTop w:val="0"/>
      <w:marBottom w:val="0"/>
      <w:divBdr>
        <w:top w:val="none" w:sz="0" w:space="0" w:color="auto"/>
        <w:left w:val="none" w:sz="0" w:space="0" w:color="auto"/>
        <w:bottom w:val="none" w:sz="0" w:space="0" w:color="auto"/>
        <w:right w:val="none" w:sz="0" w:space="0" w:color="auto"/>
      </w:divBdr>
      <w:divsChild>
        <w:div w:id="1355962028">
          <w:marLeft w:val="0"/>
          <w:marRight w:val="0"/>
          <w:marTop w:val="0"/>
          <w:marBottom w:val="0"/>
          <w:divBdr>
            <w:top w:val="none" w:sz="0" w:space="0" w:color="auto"/>
            <w:left w:val="none" w:sz="0" w:space="0" w:color="auto"/>
            <w:bottom w:val="none" w:sz="0" w:space="0" w:color="auto"/>
            <w:right w:val="none" w:sz="0" w:space="0" w:color="auto"/>
          </w:divBdr>
        </w:div>
        <w:div w:id="1881280565">
          <w:marLeft w:val="0"/>
          <w:marRight w:val="0"/>
          <w:marTop w:val="0"/>
          <w:marBottom w:val="0"/>
          <w:divBdr>
            <w:top w:val="none" w:sz="0" w:space="0" w:color="auto"/>
            <w:left w:val="none" w:sz="0" w:space="0" w:color="auto"/>
            <w:bottom w:val="none" w:sz="0" w:space="0" w:color="auto"/>
            <w:right w:val="none" w:sz="0" w:space="0" w:color="auto"/>
          </w:divBdr>
        </w:div>
      </w:divsChild>
    </w:div>
    <w:div w:id="756827727">
      <w:bodyDiv w:val="1"/>
      <w:marLeft w:val="0"/>
      <w:marRight w:val="0"/>
      <w:marTop w:val="0"/>
      <w:marBottom w:val="0"/>
      <w:divBdr>
        <w:top w:val="none" w:sz="0" w:space="0" w:color="auto"/>
        <w:left w:val="none" w:sz="0" w:space="0" w:color="auto"/>
        <w:bottom w:val="none" w:sz="0" w:space="0" w:color="auto"/>
        <w:right w:val="none" w:sz="0" w:space="0" w:color="auto"/>
      </w:divBdr>
    </w:div>
    <w:div w:id="767651497">
      <w:bodyDiv w:val="1"/>
      <w:marLeft w:val="0"/>
      <w:marRight w:val="0"/>
      <w:marTop w:val="0"/>
      <w:marBottom w:val="0"/>
      <w:divBdr>
        <w:top w:val="none" w:sz="0" w:space="0" w:color="auto"/>
        <w:left w:val="none" w:sz="0" w:space="0" w:color="auto"/>
        <w:bottom w:val="none" w:sz="0" w:space="0" w:color="auto"/>
        <w:right w:val="none" w:sz="0" w:space="0" w:color="auto"/>
      </w:divBdr>
    </w:div>
    <w:div w:id="796530371">
      <w:bodyDiv w:val="1"/>
      <w:marLeft w:val="0"/>
      <w:marRight w:val="0"/>
      <w:marTop w:val="0"/>
      <w:marBottom w:val="0"/>
      <w:divBdr>
        <w:top w:val="none" w:sz="0" w:space="0" w:color="auto"/>
        <w:left w:val="none" w:sz="0" w:space="0" w:color="auto"/>
        <w:bottom w:val="none" w:sz="0" w:space="0" w:color="auto"/>
        <w:right w:val="none" w:sz="0" w:space="0" w:color="auto"/>
      </w:divBdr>
    </w:div>
    <w:div w:id="811288762">
      <w:bodyDiv w:val="1"/>
      <w:marLeft w:val="0"/>
      <w:marRight w:val="0"/>
      <w:marTop w:val="0"/>
      <w:marBottom w:val="0"/>
      <w:divBdr>
        <w:top w:val="none" w:sz="0" w:space="0" w:color="auto"/>
        <w:left w:val="none" w:sz="0" w:space="0" w:color="auto"/>
        <w:bottom w:val="none" w:sz="0" w:space="0" w:color="auto"/>
        <w:right w:val="none" w:sz="0" w:space="0" w:color="auto"/>
      </w:divBdr>
    </w:div>
    <w:div w:id="845481797">
      <w:bodyDiv w:val="1"/>
      <w:marLeft w:val="0"/>
      <w:marRight w:val="0"/>
      <w:marTop w:val="0"/>
      <w:marBottom w:val="0"/>
      <w:divBdr>
        <w:top w:val="none" w:sz="0" w:space="0" w:color="auto"/>
        <w:left w:val="none" w:sz="0" w:space="0" w:color="auto"/>
        <w:bottom w:val="none" w:sz="0" w:space="0" w:color="auto"/>
        <w:right w:val="none" w:sz="0" w:space="0" w:color="auto"/>
      </w:divBdr>
    </w:div>
    <w:div w:id="902256657">
      <w:bodyDiv w:val="1"/>
      <w:marLeft w:val="0"/>
      <w:marRight w:val="0"/>
      <w:marTop w:val="0"/>
      <w:marBottom w:val="0"/>
      <w:divBdr>
        <w:top w:val="none" w:sz="0" w:space="0" w:color="auto"/>
        <w:left w:val="none" w:sz="0" w:space="0" w:color="auto"/>
        <w:bottom w:val="none" w:sz="0" w:space="0" w:color="auto"/>
        <w:right w:val="none" w:sz="0" w:space="0" w:color="auto"/>
      </w:divBdr>
    </w:div>
    <w:div w:id="968778142">
      <w:bodyDiv w:val="1"/>
      <w:marLeft w:val="0"/>
      <w:marRight w:val="0"/>
      <w:marTop w:val="0"/>
      <w:marBottom w:val="0"/>
      <w:divBdr>
        <w:top w:val="none" w:sz="0" w:space="0" w:color="auto"/>
        <w:left w:val="none" w:sz="0" w:space="0" w:color="auto"/>
        <w:bottom w:val="none" w:sz="0" w:space="0" w:color="auto"/>
        <w:right w:val="none" w:sz="0" w:space="0" w:color="auto"/>
      </w:divBdr>
    </w:div>
    <w:div w:id="1010067922">
      <w:bodyDiv w:val="1"/>
      <w:marLeft w:val="0"/>
      <w:marRight w:val="0"/>
      <w:marTop w:val="0"/>
      <w:marBottom w:val="0"/>
      <w:divBdr>
        <w:top w:val="none" w:sz="0" w:space="0" w:color="auto"/>
        <w:left w:val="none" w:sz="0" w:space="0" w:color="auto"/>
        <w:bottom w:val="none" w:sz="0" w:space="0" w:color="auto"/>
        <w:right w:val="none" w:sz="0" w:space="0" w:color="auto"/>
      </w:divBdr>
    </w:div>
    <w:div w:id="1044675534">
      <w:bodyDiv w:val="1"/>
      <w:marLeft w:val="0"/>
      <w:marRight w:val="0"/>
      <w:marTop w:val="0"/>
      <w:marBottom w:val="0"/>
      <w:divBdr>
        <w:top w:val="none" w:sz="0" w:space="0" w:color="auto"/>
        <w:left w:val="none" w:sz="0" w:space="0" w:color="auto"/>
        <w:bottom w:val="none" w:sz="0" w:space="0" w:color="auto"/>
        <w:right w:val="none" w:sz="0" w:space="0" w:color="auto"/>
      </w:divBdr>
    </w:div>
    <w:div w:id="1098328969">
      <w:bodyDiv w:val="1"/>
      <w:marLeft w:val="0"/>
      <w:marRight w:val="0"/>
      <w:marTop w:val="0"/>
      <w:marBottom w:val="0"/>
      <w:divBdr>
        <w:top w:val="none" w:sz="0" w:space="0" w:color="auto"/>
        <w:left w:val="none" w:sz="0" w:space="0" w:color="auto"/>
        <w:bottom w:val="none" w:sz="0" w:space="0" w:color="auto"/>
        <w:right w:val="none" w:sz="0" w:space="0" w:color="auto"/>
      </w:divBdr>
    </w:div>
    <w:div w:id="1126199110">
      <w:bodyDiv w:val="1"/>
      <w:marLeft w:val="0"/>
      <w:marRight w:val="0"/>
      <w:marTop w:val="0"/>
      <w:marBottom w:val="0"/>
      <w:divBdr>
        <w:top w:val="none" w:sz="0" w:space="0" w:color="auto"/>
        <w:left w:val="none" w:sz="0" w:space="0" w:color="auto"/>
        <w:bottom w:val="none" w:sz="0" w:space="0" w:color="auto"/>
        <w:right w:val="none" w:sz="0" w:space="0" w:color="auto"/>
      </w:divBdr>
    </w:div>
    <w:div w:id="1128940303">
      <w:bodyDiv w:val="1"/>
      <w:marLeft w:val="0"/>
      <w:marRight w:val="0"/>
      <w:marTop w:val="0"/>
      <w:marBottom w:val="0"/>
      <w:divBdr>
        <w:top w:val="none" w:sz="0" w:space="0" w:color="auto"/>
        <w:left w:val="none" w:sz="0" w:space="0" w:color="auto"/>
        <w:bottom w:val="none" w:sz="0" w:space="0" w:color="auto"/>
        <w:right w:val="none" w:sz="0" w:space="0" w:color="auto"/>
      </w:divBdr>
    </w:div>
    <w:div w:id="1150756189">
      <w:bodyDiv w:val="1"/>
      <w:marLeft w:val="0"/>
      <w:marRight w:val="0"/>
      <w:marTop w:val="0"/>
      <w:marBottom w:val="0"/>
      <w:divBdr>
        <w:top w:val="none" w:sz="0" w:space="0" w:color="auto"/>
        <w:left w:val="none" w:sz="0" w:space="0" w:color="auto"/>
        <w:bottom w:val="none" w:sz="0" w:space="0" w:color="auto"/>
        <w:right w:val="none" w:sz="0" w:space="0" w:color="auto"/>
      </w:divBdr>
    </w:div>
    <w:div w:id="1215969478">
      <w:bodyDiv w:val="1"/>
      <w:marLeft w:val="0"/>
      <w:marRight w:val="0"/>
      <w:marTop w:val="0"/>
      <w:marBottom w:val="0"/>
      <w:divBdr>
        <w:top w:val="none" w:sz="0" w:space="0" w:color="auto"/>
        <w:left w:val="none" w:sz="0" w:space="0" w:color="auto"/>
        <w:bottom w:val="none" w:sz="0" w:space="0" w:color="auto"/>
        <w:right w:val="none" w:sz="0" w:space="0" w:color="auto"/>
      </w:divBdr>
    </w:div>
    <w:div w:id="1235428772">
      <w:bodyDiv w:val="1"/>
      <w:marLeft w:val="0"/>
      <w:marRight w:val="0"/>
      <w:marTop w:val="0"/>
      <w:marBottom w:val="0"/>
      <w:divBdr>
        <w:top w:val="none" w:sz="0" w:space="0" w:color="auto"/>
        <w:left w:val="none" w:sz="0" w:space="0" w:color="auto"/>
        <w:bottom w:val="none" w:sz="0" w:space="0" w:color="auto"/>
        <w:right w:val="none" w:sz="0" w:space="0" w:color="auto"/>
      </w:divBdr>
    </w:div>
    <w:div w:id="1242448466">
      <w:bodyDiv w:val="1"/>
      <w:marLeft w:val="0"/>
      <w:marRight w:val="0"/>
      <w:marTop w:val="0"/>
      <w:marBottom w:val="0"/>
      <w:divBdr>
        <w:top w:val="none" w:sz="0" w:space="0" w:color="auto"/>
        <w:left w:val="none" w:sz="0" w:space="0" w:color="auto"/>
        <w:bottom w:val="none" w:sz="0" w:space="0" w:color="auto"/>
        <w:right w:val="none" w:sz="0" w:space="0" w:color="auto"/>
      </w:divBdr>
    </w:div>
    <w:div w:id="1447847682">
      <w:bodyDiv w:val="1"/>
      <w:marLeft w:val="0"/>
      <w:marRight w:val="0"/>
      <w:marTop w:val="0"/>
      <w:marBottom w:val="0"/>
      <w:divBdr>
        <w:top w:val="none" w:sz="0" w:space="0" w:color="auto"/>
        <w:left w:val="none" w:sz="0" w:space="0" w:color="auto"/>
        <w:bottom w:val="none" w:sz="0" w:space="0" w:color="auto"/>
        <w:right w:val="none" w:sz="0" w:space="0" w:color="auto"/>
      </w:divBdr>
    </w:div>
    <w:div w:id="1475175985">
      <w:bodyDiv w:val="1"/>
      <w:marLeft w:val="0"/>
      <w:marRight w:val="0"/>
      <w:marTop w:val="0"/>
      <w:marBottom w:val="0"/>
      <w:divBdr>
        <w:top w:val="none" w:sz="0" w:space="0" w:color="auto"/>
        <w:left w:val="none" w:sz="0" w:space="0" w:color="auto"/>
        <w:bottom w:val="none" w:sz="0" w:space="0" w:color="auto"/>
        <w:right w:val="none" w:sz="0" w:space="0" w:color="auto"/>
      </w:divBdr>
    </w:div>
    <w:div w:id="1493640434">
      <w:bodyDiv w:val="1"/>
      <w:marLeft w:val="0"/>
      <w:marRight w:val="0"/>
      <w:marTop w:val="0"/>
      <w:marBottom w:val="0"/>
      <w:divBdr>
        <w:top w:val="none" w:sz="0" w:space="0" w:color="auto"/>
        <w:left w:val="none" w:sz="0" w:space="0" w:color="auto"/>
        <w:bottom w:val="none" w:sz="0" w:space="0" w:color="auto"/>
        <w:right w:val="none" w:sz="0" w:space="0" w:color="auto"/>
      </w:divBdr>
    </w:div>
    <w:div w:id="1720124699">
      <w:bodyDiv w:val="1"/>
      <w:marLeft w:val="0"/>
      <w:marRight w:val="0"/>
      <w:marTop w:val="0"/>
      <w:marBottom w:val="0"/>
      <w:divBdr>
        <w:top w:val="none" w:sz="0" w:space="0" w:color="auto"/>
        <w:left w:val="none" w:sz="0" w:space="0" w:color="auto"/>
        <w:bottom w:val="none" w:sz="0" w:space="0" w:color="auto"/>
        <w:right w:val="none" w:sz="0" w:space="0" w:color="auto"/>
      </w:divBdr>
    </w:div>
    <w:div w:id="1729188635">
      <w:bodyDiv w:val="1"/>
      <w:marLeft w:val="0"/>
      <w:marRight w:val="0"/>
      <w:marTop w:val="0"/>
      <w:marBottom w:val="0"/>
      <w:divBdr>
        <w:top w:val="none" w:sz="0" w:space="0" w:color="auto"/>
        <w:left w:val="none" w:sz="0" w:space="0" w:color="auto"/>
        <w:bottom w:val="none" w:sz="0" w:space="0" w:color="auto"/>
        <w:right w:val="none" w:sz="0" w:space="0" w:color="auto"/>
      </w:divBdr>
    </w:div>
    <w:div w:id="1756828116">
      <w:bodyDiv w:val="1"/>
      <w:marLeft w:val="0"/>
      <w:marRight w:val="0"/>
      <w:marTop w:val="0"/>
      <w:marBottom w:val="0"/>
      <w:divBdr>
        <w:top w:val="none" w:sz="0" w:space="0" w:color="auto"/>
        <w:left w:val="none" w:sz="0" w:space="0" w:color="auto"/>
        <w:bottom w:val="none" w:sz="0" w:space="0" w:color="auto"/>
        <w:right w:val="none" w:sz="0" w:space="0" w:color="auto"/>
      </w:divBdr>
    </w:div>
    <w:div w:id="1790664450">
      <w:bodyDiv w:val="1"/>
      <w:marLeft w:val="0"/>
      <w:marRight w:val="0"/>
      <w:marTop w:val="0"/>
      <w:marBottom w:val="0"/>
      <w:divBdr>
        <w:top w:val="none" w:sz="0" w:space="0" w:color="auto"/>
        <w:left w:val="none" w:sz="0" w:space="0" w:color="auto"/>
        <w:bottom w:val="none" w:sz="0" w:space="0" w:color="auto"/>
        <w:right w:val="none" w:sz="0" w:space="0" w:color="auto"/>
      </w:divBdr>
    </w:div>
    <w:div w:id="1839077678">
      <w:bodyDiv w:val="1"/>
      <w:marLeft w:val="0"/>
      <w:marRight w:val="0"/>
      <w:marTop w:val="0"/>
      <w:marBottom w:val="0"/>
      <w:divBdr>
        <w:top w:val="none" w:sz="0" w:space="0" w:color="auto"/>
        <w:left w:val="none" w:sz="0" w:space="0" w:color="auto"/>
        <w:bottom w:val="none" w:sz="0" w:space="0" w:color="auto"/>
        <w:right w:val="none" w:sz="0" w:space="0" w:color="auto"/>
      </w:divBdr>
    </w:div>
    <w:div w:id="1906605441">
      <w:bodyDiv w:val="1"/>
      <w:marLeft w:val="0"/>
      <w:marRight w:val="0"/>
      <w:marTop w:val="0"/>
      <w:marBottom w:val="0"/>
      <w:divBdr>
        <w:top w:val="none" w:sz="0" w:space="0" w:color="auto"/>
        <w:left w:val="none" w:sz="0" w:space="0" w:color="auto"/>
        <w:bottom w:val="none" w:sz="0" w:space="0" w:color="auto"/>
        <w:right w:val="none" w:sz="0" w:space="0" w:color="auto"/>
      </w:divBdr>
    </w:div>
    <w:div w:id="2005274321">
      <w:bodyDiv w:val="1"/>
      <w:marLeft w:val="0"/>
      <w:marRight w:val="0"/>
      <w:marTop w:val="0"/>
      <w:marBottom w:val="0"/>
      <w:divBdr>
        <w:top w:val="none" w:sz="0" w:space="0" w:color="auto"/>
        <w:left w:val="none" w:sz="0" w:space="0" w:color="auto"/>
        <w:bottom w:val="none" w:sz="0" w:space="0" w:color="auto"/>
        <w:right w:val="none" w:sz="0" w:space="0" w:color="auto"/>
      </w:divBdr>
    </w:div>
    <w:div w:id="2006668485">
      <w:bodyDiv w:val="1"/>
      <w:marLeft w:val="0"/>
      <w:marRight w:val="0"/>
      <w:marTop w:val="0"/>
      <w:marBottom w:val="0"/>
      <w:divBdr>
        <w:top w:val="none" w:sz="0" w:space="0" w:color="auto"/>
        <w:left w:val="none" w:sz="0" w:space="0" w:color="auto"/>
        <w:bottom w:val="none" w:sz="0" w:space="0" w:color="auto"/>
        <w:right w:val="none" w:sz="0" w:space="0" w:color="auto"/>
      </w:divBdr>
      <w:divsChild>
        <w:div w:id="697509430">
          <w:marLeft w:val="0"/>
          <w:marRight w:val="0"/>
          <w:marTop w:val="0"/>
          <w:marBottom w:val="0"/>
          <w:divBdr>
            <w:top w:val="none" w:sz="0" w:space="0" w:color="auto"/>
            <w:left w:val="none" w:sz="0" w:space="0" w:color="auto"/>
            <w:bottom w:val="none" w:sz="0" w:space="0" w:color="auto"/>
            <w:right w:val="none" w:sz="0" w:space="0" w:color="auto"/>
          </w:divBdr>
          <w:divsChild>
            <w:div w:id="52195777">
              <w:marLeft w:val="0"/>
              <w:marRight w:val="0"/>
              <w:marTop w:val="0"/>
              <w:marBottom w:val="0"/>
              <w:divBdr>
                <w:top w:val="none" w:sz="0" w:space="0" w:color="auto"/>
                <w:left w:val="none" w:sz="0" w:space="0" w:color="auto"/>
                <w:bottom w:val="none" w:sz="0" w:space="0" w:color="auto"/>
                <w:right w:val="none" w:sz="0" w:space="0" w:color="auto"/>
              </w:divBdr>
              <w:divsChild>
                <w:div w:id="1762989071">
                  <w:marLeft w:val="0"/>
                  <w:marRight w:val="0"/>
                  <w:marTop w:val="0"/>
                  <w:marBottom w:val="0"/>
                  <w:divBdr>
                    <w:top w:val="none" w:sz="0" w:space="0" w:color="auto"/>
                    <w:left w:val="none" w:sz="0" w:space="0" w:color="auto"/>
                    <w:bottom w:val="none" w:sz="0" w:space="0" w:color="auto"/>
                    <w:right w:val="none" w:sz="0" w:space="0" w:color="auto"/>
                  </w:divBdr>
                  <w:divsChild>
                    <w:div w:id="745567573">
                      <w:marLeft w:val="0"/>
                      <w:marRight w:val="0"/>
                      <w:marTop w:val="0"/>
                      <w:marBottom w:val="0"/>
                      <w:divBdr>
                        <w:top w:val="none" w:sz="0" w:space="0" w:color="auto"/>
                        <w:left w:val="none" w:sz="0" w:space="0" w:color="auto"/>
                        <w:bottom w:val="none" w:sz="0" w:space="0" w:color="auto"/>
                        <w:right w:val="none" w:sz="0" w:space="0" w:color="auto"/>
                      </w:divBdr>
                      <w:divsChild>
                        <w:div w:id="421805785">
                          <w:marLeft w:val="0"/>
                          <w:marRight w:val="0"/>
                          <w:marTop w:val="0"/>
                          <w:marBottom w:val="0"/>
                          <w:divBdr>
                            <w:top w:val="none" w:sz="0" w:space="0" w:color="auto"/>
                            <w:left w:val="none" w:sz="0" w:space="0" w:color="auto"/>
                            <w:bottom w:val="none" w:sz="0" w:space="0" w:color="auto"/>
                            <w:right w:val="none" w:sz="0" w:space="0" w:color="auto"/>
                          </w:divBdr>
                          <w:divsChild>
                            <w:div w:id="11763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264141">
      <w:bodyDiv w:val="1"/>
      <w:marLeft w:val="0"/>
      <w:marRight w:val="0"/>
      <w:marTop w:val="0"/>
      <w:marBottom w:val="0"/>
      <w:divBdr>
        <w:top w:val="none" w:sz="0" w:space="0" w:color="auto"/>
        <w:left w:val="none" w:sz="0" w:space="0" w:color="auto"/>
        <w:bottom w:val="none" w:sz="0" w:space="0" w:color="auto"/>
        <w:right w:val="none" w:sz="0" w:space="0" w:color="auto"/>
      </w:divBdr>
    </w:div>
    <w:div w:id="2025206365">
      <w:bodyDiv w:val="1"/>
      <w:marLeft w:val="0"/>
      <w:marRight w:val="0"/>
      <w:marTop w:val="0"/>
      <w:marBottom w:val="0"/>
      <w:divBdr>
        <w:top w:val="none" w:sz="0" w:space="0" w:color="auto"/>
        <w:left w:val="none" w:sz="0" w:space="0" w:color="auto"/>
        <w:bottom w:val="none" w:sz="0" w:space="0" w:color="auto"/>
        <w:right w:val="none" w:sz="0" w:space="0" w:color="auto"/>
      </w:divBdr>
    </w:div>
    <w:div w:id="2069331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5E46FA1AF94C8484A099671C1BCF5D"/>
        <w:category>
          <w:name w:val="General"/>
          <w:gallery w:val="placeholder"/>
        </w:category>
        <w:types>
          <w:type w:val="bbPlcHdr"/>
        </w:types>
        <w:behaviors>
          <w:behavior w:val="content"/>
        </w:behaviors>
        <w:guid w:val="{C52C2502-17BB-4419-9459-CD76C60C270F}"/>
      </w:docPartPr>
      <w:docPartBody>
        <w:p w:rsidR="00B64EE1" w:rsidRDefault="000770AA" w:rsidP="000770AA">
          <w:pPr>
            <w:pStyle w:val="2F5E46FA1AF94C8484A099671C1BCF5D"/>
          </w:pPr>
          <w:r>
            <w:rPr>
              <w:color w:val="156082" w:themeColor="accent1"/>
              <w:sz w:val="28"/>
              <w:szCs w:val="28"/>
            </w:rPr>
            <w:t>[Document subtitle]</w:t>
          </w:r>
        </w:p>
      </w:docPartBody>
    </w:docPart>
    <w:docPart>
      <w:docPartPr>
        <w:name w:val="786270DF6D224C708F3066FF2F9316AE"/>
        <w:category>
          <w:name w:val="General"/>
          <w:gallery w:val="placeholder"/>
        </w:category>
        <w:types>
          <w:type w:val="bbPlcHdr"/>
        </w:types>
        <w:behaviors>
          <w:behavior w:val="content"/>
        </w:behaviors>
        <w:guid w:val="{CDE9E866-D776-4890-AA61-981C49B99CE4}"/>
      </w:docPartPr>
      <w:docPartBody>
        <w:p w:rsidR="00495E79" w:rsidRDefault="00B64EE1" w:rsidP="00B64EE1">
          <w:pPr>
            <w:pStyle w:val="786270DF6D224C708F3066FF2F9316AE"/>
          </w:pPr>
          <w:r w:rsidRPr="00DA065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AA"/>
    <w:rsid w:val="000044F7"/>
    <w:rsid w:val="0000702D"/>
    <w:rsid w:val="000661F3"/>
    <w:rsid w:val="00076E51"/>
    <w:rsid w:val="000770AA"/>
    <w:rsid w:val="000B7622"/>
    <w:rsid w:val="000C323E"/>
    <w:rsid w:val="000D6DB7"/>
    <w:rsid w:val="001272CB"/>
    <w:rsid w:val="001734CC"/>
    <w:rsid w:val="00195308"/>
    <w:rsid w:val="001B690E"/>
    <w:rsid w:val="00252059"/>
    <w:rsid w:val="00270553"/>
    <w:rsid w:val="00281001"/>
    <w:rsid w:val="002921EC"/>
    <w:rsid w:val="00292C62"/>
    <w:rsid w:val="003006F9"/>
    <w:rsid w:val="0036349F"/>
    <w:rsid w:val="003B4C31"/>
    <w:rsid w:val="003C0EAE"/>
    <w:rsid w:val="003C4897"/>
    <w:rsid w:val="003D450B"/>
    <w:rsid w:val="003F028F"/>
    <w:rsid w:val="00405B5F"/>
    <w:rsid w:val="00443CDD"/>
    <w:rsid w:val="00444131"/>
    <w:rsid w:val="00445E00"/>
    <w:rsid w:val="00495E79"/>
    <w:rsid w:val="004C0A3D"/>
    <w:rsid w:val="004E4424"/>
    <w:rsid w:val="0056495B"/>
    <w:rsid w:val="005C7F17"/>
    <w:rsid w:val="005E43CC"/>
    <w:rsid w:val="005E737C"/>
    <w:rsid w:val="006056DC"/>
    <w:rsid w:val="00641FFC"/>
    <w:rsid w:val="00682D0D"/>
    <w:rsid w:val="006F35C0"/>
    <w:rsid w:val="006F6C58"/>
    <w:rsid w:val="00714C2C"/>
    <w:rsid w:val="007279E0"/>
    <w:rsid w:val="00756E88"/>
    <w:rsid w:val="007A7ADC"/>
    <w:rsid w:val="007B072E"/>
    <w:rsid w:val="007B430B"/>
    <w:rsid w:val="007D1B3E"/>
    <w:rsid w:val="00804CD3"/>
    <w:rsid w:val="0087596D"/>
    <w:rsid w:val="008A3303"/>
    <w:rsid w:val="00900DB2"/>
    <w:rsid w:val="00937A3F"/>
    <w:rsid w:val="00975C63"/>
    <w:rsid w:val="00976053"/>
    <w:rsid w:val="009B7E82"/>
    <w:rsid w:val="009D4640"/>
    <w:rsid w:val="00A00E8C"/>
    <w:rsid w:val="00A30919"/>
    <w:rsid w:val="00A94DF9"/>
    <w:rsid w:val="00AB4806"/>
    <w:rsid w:val="00AF4882"/>
    <w:rsid w:val="00B50EB9"/>
    <w:rsid w:val="00B64EE1"/>
    <w:rsid w:val="00B71240"/>
    <w:rsid w:val="00BF08B8"/>
    <w:rsid w:val="00C76714"/>
    <w:rsid w:val="00CC72B9"/>
    <w:rsid w:val="00D07552"/>
    <w:rsid w:val="00D21ACD"/>
    <w:rsid w:val="00D24321"/>
    <w:rsid w:val="00D419DF"/>
    <w:rsid w:val="00D53C05"/>
    <w:rsid w:val="00D75A58"/>
    <w:rsid w:val="00D83D62"/>
    <w:rsid w:val="00DA2ADE"/>
    <w:rsid w:val="00DC4484"/>
    <w:rsid w:val="00E1467B"/>
    <w:rsid w:val="00E1718D"/>
    <w:rsid w:val="00E31C95"/>
    <w:rsid w:val="00E40B18"/>
    <w:rsid w:val="00EB38B7"/>
    <w:rsid w:val="00EF0FC0"/>
    <w:rsid w:val="00F53C8D"/>
    <w:rsid w:val="00F8469C"/>
    <w:rsid w:val="00F918F3"/>
    <w:rsid w:val="00F9262F"/>
    <w:rsid w:val="00FB556C"/>
    <w:rsid w:val="00FD4035"/>
    <w:rsid w:val="00FD76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5E46FA1AF94C8484A099671C1BCF5D">
    <w:name w:val="2F5E46FA1AF94C8484A099671C1BCF5D"/>
    <w:rsid w:val="000770AA"/>
  </w:style>
  <w:style w:type="character" w:styleId="PlaceholderText">
    <w:name w:val="Placeholder Text"/>
    <w:basedOn w:val="DefaultParagraphFont"/>
    <w:uiPriority w:val="99"/>
    <w:semiHidden/>
    <w:rsid w:val="00B64EE1"/>
    <w:rPr>
      <w:color w:val="808080"/>
    </w:rPr>
  </w:style>
  <w:style w:type="paragraph" w:customStyle="1" w:styleId="786270DF6D224C708F3066FF2F9316AE">
    <w:name w:val="786270DF6D224C708F3066FF2F9316AE"/>
    <w:rsid w:val="00B64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Corporate Office 
5914 W Courtyard Drive, Suite 190
Austin, TX 78730 
(o) 512-345-5200 (m) 763-443-4999
www.actrisk.com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BE86DB-9229-4F81-962B-4D7A758E3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9</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Unified – Mortality Experience Studies</vt:lpstr>
    </vt:vector>
  </TitlesOfParts>
  <Company>Actuarial Risk Management, Ltd.
An Independent Member of the BDO Alliance USA Actuarial Provider to Top 30 Accounting Firms</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 Mortality Experience Studies</dc:title>
  <dc:subject>Memorandum for June 2025</dc:subject>
  <dc:creator>Franco Nahuel Olivero</dc:creator>
  <cp:keywords/>
  <dc:description/>
  <cp:lastModifiedBy>Franco Nahuel Olivero</cp:lastModifiedBy>
  <cp:revision>30</cp:revision>
  <dcterms:created xsi:type="dcterms:W3CDTF">2024-12-27T15:09:00Z</dcterms:created>
  <dcterms:modified xsi:type="dcterms:W3CDTF">2025-08-29T19:04:00Z</dcterms:modified>
</cp:coreProperties>
</file>